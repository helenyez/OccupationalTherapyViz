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A5792" w:rsidRDefault="00961E59">
      <w:pPr>
        <w:spacing w:before="40" w:line="324" w:lineRule="auto"/>
        <w:ind w:left="180" w:right="352"/>
        <w:jc w:val="center"/>
      </w:pPr>
      <w:r>
        <w:rPr>
          <w:rFonts w:ascii="Arial" w:eastAsia="Arial" w:hAnsi="Arial" w:cs="Arial"/>
          <w:sz w:val="36"/>
          <w:szCs w:val="36"/>
        </w:rPr>
        <w:t xml:space="preserve">Visualization of </w:t>
      </w:r>
      <w:proofErr w:type="gramStart"/>
      <w:r>
        <w:rPr>
          <w:rFonts w:ascii="Arial" w:eastAsia="Arial" w:hAnsi="Arial" w:cs="Arial"/>
          <w:sz w:val="36"/>
          <w:szCs w:val="36"/>
        </w:rPr>
        <w:t>a</w:t>
      </w:r>
      <w:proofErr w:type="gramEnd"/>
      <w:r>
        <w:rPr>
          <w:rFonts w:ascii="Arial" w:eastAsia="Arial" w:hAnsi="Arial" w:cs="Arial"/>
          <w:sz w:val="36"/>
          <w:szCs w:val="36"/>
        </w:rPr>
        <w:t xml:space="preserve"> Occupational Therapy Research Database</w:t>
      </w:r>
    </w:p>
    <w:p w:rsidR="005A5792" w:rsidRDefault="00961E59">
      <w:pPr>
        <w:spacing w:before="160"/>
        <w:ind w:left="280" w:right="440"/>
        <w:jc w:val="center"/>
      </w:pPr>
      <w:r>
        <w:rPr>
          <w:rFonts w:ascii="Arial" w:eastAsia="Arial" w:hAnsi="Arial" w:cs="Arial"/>
          <w:sz w:val="16"/>
          <w:szCs w:val="16"/>
        </w:rPr>
        <w:t>Peter Annable, Roshamiliza Rahman, Shahzad Saleem, Mahesh Suravajjala, Yelena Yezerets</w:t>
      </w:r>
    </w:p>
    <w:p w:rsidR="005A5792" w:rsidRDefault="005A5792">
      <w:pPr>
        <w:jc w:val="center"/>
      </w:pPr>
    </w:p>
    <w:p w:rsidR="005A5792" w:rsidRDefault="00961E59">
      <w:pPr>
        <w:ind w:left="540" w:right="-7"/>
        <w:jc w:val="both"/>
      </w:pPr>
      <w:r>
        <w:rPr>
          <w:noProof/>
          <w:lang w:bidi="he-IL"/>
        </w:rPr>
        <w:drawing>
          <wp:inline distT="114300" distB="114300" distL="114300" distR="114300">
            <wp:extent cx="5786438" cy="168592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cstate="print"/>
                    <a:srcRect/>
                    <a:stretch>
                      <a:fillRect/>
                    </a:stretch>
                  </pic:blipFill>
                  <pic:spPr>
                    <a:xfrm>
                      <a:off x="0" y="0"/>
                      <a:ext cx="5786438" cy="1685925"/>
                    </a:xfrm>
                    <a:prstGeom prst="rect">
                      <a:avLst/>
                    </a:prstGeom>
                    <a:ln/>
                  </pic:spPr>
                </pic:pic>
              </a:graphicData>
            </a:graphic>
          </wp:inline>
        </w:drawing>
      </w:r>
    </w:p>
    <w:p w:rsidR="005A5792" w:rsidRDefault="00961E59">
      <w:pPr>
        <w:ind w:left="540" w:right="442"/>
        <w:jc w:val="both"/>
      </w:pPr>
      <w:r>
        <w:rPr>
          <w:rFonts w:ascii="Helvetica Neue" w:eastAsia="Helvetica Neue" w:hAnsi="Helvetica Neue" w:cs="Helvetica Neue"/>
          <w:sz w:val="16"/>
          <w:szCs w:val="16"/>
        </w:rPr>
        <w:t>Figure 1 - Research Keywords Word Cloud</w:t>
      </w:r>
    </w:p>
    <w:p w:rsidR="005A5792" w:rsidRDefault="005A5792">
      <w:pPr>
        <w:ind w:left="540" w:right="442"/>
        <w:jc w:val="both"/>
      </w:pPr>
    </w:p>
    <w:p w:rsidR="005A5792" w:rsidRDefault="00961E59" w:rsidP="0048559A">
      <w:pPr>
        <w:ind w:left="540" w:right="442"/>
        <w:jc w:val="both"/>
      </w:pPr>
      <w:r>
        <w:rPr>
          <w:rFonts w:ascii="Helvetica Neue" w:eastAsia="Helvetica Neue" w:hAnsi="Helvetica Neue" w:cs="Helvetica Neue"/>
          <w:b/>
        </w:rPr>
        <w:t>Abstract</w:t>
      </w:r>
      <w:r>
        <w:rPr>
          <w:rFonts w:ascii="Helvetica Neue" w:eastAsia="Helvetica Neue" w:hAnsi="Helvetica Neue" w:cs="Helvetica Neue"/>
        </w:rPr>
        <w:t xml:space="preserve"> - The American Occupational Therapy Foundation</w:t>
      </w:r>
      <w:ins w:id="0" w:author="Helen" w:date="2016-05-01T19:39:00Z">
        <w:r w:rsidR="005B273D">
          <w:rPr>
            <w:rFonts w:ascii="Helvetica Neue" w:eastAsia="Helvetica Neue" w:hAnsi="Helvetica Neue" w:cs="Helvetica Neue"/>
          </w:rPr>
          <w:t xml:space="preserve"> (AOTF)</w:t>
        </w:r>
      </w:ins>
      <w:r>
        <w:rPr>
          <w:rFonts w:ascii="Helvetica Neue" w:eastAsia="Helvetica Neue" w:hAnsi="Helvetica Neue" w:cs="Helvetica Neue"/>
        </w:rPr>
        <w:t>, in partnership with the American Occupational Therapy Association</w:t>
      </w:r>
      <w:ins w:id="1" w:author="Helen" w:date="2016-05-01T19:11:00Z">
        <w:r w:rsidR="0048559A">
          <w:rPr>
            <w:rFonts w:ascii="Helvetica Neue" w:eastAsia="Helvetica Neue" w:hAnsi="Helvetica Neue" w:cs="Helvetica Neue"/>
          </w:rPr>
          <w:t>,</w:t>
        </w:r>
      </w:ins>
      <w:r>
        <w:rPr>
          <w:rFonts w:ascii="Helvetica Neue" w:eastAsia="Helvetica Neue" w:hAnsi="Helvetica Neue" w:cs="Helvetica Neue"/>
        </w:rPr>
        <w:t xml:space="preserve"> has started to maintain a database of research in the field.  We demonstrate how data visualizations can provide insights for building scientific networks, identifying scientific leaders for specific initiatives, and summarizing capacity to external stakeholder groups. </w:t>
      </w:r>
      <w:r w:rsidR="00EB1E9B">
        <w:rPr>
          <w:rFonts w:ascii="Helvetica Neue" w:eastAsia="Helvetica Neue" w:hAnsi="Helvetica Neue" w:cs="Helvetica Neue"/>
        </w:rPr>
        <w:t xml:space="preserve"> </w:t>
      </w:r>
      <w:r>
        <w:rPr>
          <w:rFonts w:ascii="Helvetica Neue" w:eastAsia="Helvetica Neue" w:hAnsi="Helvetica Neue" w:cs="Helvetica Neue"/>
        </w:rPr>
        <w:t xml:space="preserve">We find that seven institutions have received 80% of total funding dollars. While research connected </w:t>
      </w:r>
      <w:ins w:id="2" w:author="Helen" w:date="2016-05-01T19:11:00Z">
        <w:r w:rsidR="0048559A">
          <w:rPr>
            <w:rFonts w:ascii="Helvetica Neue" w:eastAsia="Helvetica Neue" w:hAnsi="Helvetica Neue" w:cs="Helvetica Neue"/>
          </w:rPr>
          <w:t xml:space="preserve">to </w:t>
        </w:r>
      </w:ins>
      <w:r>
        <w:rPr>
          <w:rFonts w:ascii="Helvetica Neue" w:eastAsia="Helvetica Neue" w:hAnsi="Helvetica Neue" w:cs="Helvetica Neue"/>
        </w:rPr>
        <w:t>Stroke</w:t>
      </w:r>
      <w:del w:id="3" w:author="Helen" w:date="2016-05-01T19:12:00Z">
        <w:r w:rsidDel="0048559A">
          <w:rPr>
            <w:rFonts w:ascii="Helvetica Neue" w:eastAsia="Helvetica Neue" w:hAnsi="Helvetica Neue" w:cs="Helvetica Neue"/>
          </w:rPr>
          <w:delText>s</w:delText>
        </w:r>
      </w:del>
      <w:r>
        <w:rPr>
          <w:rFonts w:ascii="Helvetica Neue" w:eastAsia="Helvetica Neue" w:hAnsi="Helvetica Neue" w:cs="Helvetica Neue"/>
        </w:rPr>
        <w:t xml:space="preserve"> is the largest overall, research related to Autism </w:t>
      </w:r>
      <w:del w:id="4" w:author="Helen" w:date="2016-05-01T19:12:00Z">
        <w:r w:rsidDel="0048559A">
          <w:rPr>
            <w:rFonts w:ascii="Helvetica Neue" w:eastAsia="Helvetica Neue" w:hAnsi="Helvetica Neue" w:cs="Helvetica Neue"/>
          </w:rPr>
          <w:delText xml:space="preserve">spectrum </w:delText>
        </w:r>
      </w:del>
      <w:ins w:id="5" w:author="Helen" w:date="2016-05-01T19:12:00Z">
        <w:r w:rsidR="0048559A">
          <w:rPr>
            <w:rFonts w:ascii="Helvetica Neue" w:eastAsia="Helvetica Neue" w:hAnsi="Helvetica Neue" w:cs="Helvetica Neue"/>
          </w:rPr>
          <w:t>Spectrum D</w:t>
        </w:r>
      </w:ins>
      <w:del w:id="6" w:author="Helen" w:date="2016-05-01T19:12:00Z">
        <w:r w:rsidDel="0048559A">
          <w:rPr>
            <w:rFonts w:ascii="Helvetica Neue" w:eastAsia="Helvetica Neue" w:hAnsi="Helvetica Neue" w:cs="Helvetica Neue"/>
          </w:rPr>
          <w:delText>d</w:delText>
        </w:r>
      </w:del>
      <w:r>
        <w:rPr>
          <w:rFonts w:ascii="Helvetica Neue" w:eastAsia="Helvetica Neue" w:hAnsi="Helvetica Neue" w:cs="Helvetica Neue"/>
        </w:rPr>
        <w:t>isorder</w:t>
      </w:r>
      <w:del w:id="7" w:author="Helen" w:date="2016-05-01T19:13:00Z">
        <w:r w:rsidDel="0048559A">
          <w:rPr>
            <w:rFonts w:ascii="Helvetica Neue" w:eastAsia="Helvetica Neue" w:hAnsi="Helvetica Neue" w:cs="Helvetica Neue"/>
          </w:rPr>
          <w:delText>s</w:delText>
        </w:r>
      </w:del>
      <w:r>
        <w:rPr>
          <w:rFonts w:ascii="Helvetica Neue" w:eastAsia="Helvetica Neue" w:hAnsi="Helvetica Neue" w:cs="Helvetica Neue"/>
        </w:rPr>
        <w:t xml:space="preserve"> has grown from none in early years to being the top diagnosis area. Overall there are 29 different research areas funded between 1982</w:t>
      </w:r>
      <w:ins w:id="8" w:author="Helen" w:date="2016-05-01T18:36:00Z">
        <w:r w:rsidR="00085E1B">
          <w:rPr>
            <w:rFonts w:ascii="Helvetica Neue" w:eastAsia="Helvetica Neue" w:hAnsi="Helvetica Neue" w:cs="Helvetica Neue"/>
          </w:rPr>
          <w:t xml:space="preserve"> and </w:t>
        </w:r>
      </w:ins>
      <w:del w:id="9" w:author="Helen" w:date="2016-05-01T18:36:00Z">
        <w:r w:rsidDel="00085E1B">
          <w:rPr>
            <w:rFonts w:ascii="Helvetica Neue" w:eastAsia="Helvetica Neue" w:hAnsi="Helvetica Neue" w:cs="Helvetica Neue"/>
          </w:rPr>
          <w:delText>-</w:delText>
        </w:r>
      </w:del>
      <w:r>
        <w:rPr>
          <w:rFonts w:ascii="Helvetica Neue" w:eastAsia="Helvetica Neue" w:hAnsi="Helvetica Neue" w:cs="Helvetica Neue"/>
        </w:rPr>
        <w:t xml:space="preserve">2016 with an approximate funding of $153 </w:t>
      </w:r>
      <w:ins w:id="10" w:author="Helen" w:date="2016-05-01T19:13:00Z">
        <w:r w:rsidR="00CE7D76">
          <w:rPr>
            <w:rFonts w:ascii="Helvetica Neue" w:eastAsia="Helvetica Neue" w:hAnsi="Helvetica Neue" w:cs="Helvetica Neue"/>
          </w:rPr>
          <w:t>m</w:t>
        </w:r>
      </w:ins>
      <w:del w:id="11" w:author="Helen" w:date="2016-05-01T19:13:00Z">
        <w:r w:rsidDel="00CE7D76">
          <w:rPr>
            <w:rFonts w:ascii="Helvetica Neue" w:eastAsia="Helvetica Neue" w:hAnsi="Helvetica Neue" w:cs="Helvetica Neue"/>
          </w:rPr>
          <w:delText>M</w:delText>
        </w:r>
      </w:del>
      <w:r>
        <w:rPr>
          <w:rFonts w:ascii="Helvetica Neue" w:eastAsia="Helvetica Neue" w:hAnsi="Helvetica Neue" w:cs="Helvetica Neue"/>
        </w:rPr>
        <w:t>illion. Three most researched areas are Autism, Stroke, and Sensory integration areas.  Insights are limited to current data available and do</w:t>
      </w:r>
      <w:del w:id="12" w:author="Helen" w:date="2016-05-01T18:36:00Z">
        <w:r w:rsidDel="00085E1B">
          <w:rPr>
            <w:rFonts w:ascii="Helvetica Neue" w:eastAsia="Helvetica Neue" w:hAnsi="Helvetica Neue" w:cs="Helvetica Neue"/>
          </w:rPr>
          <w:delText>es</w:delText>
        </w:r>
      </w:del>
      <w:r>
        <w:rPr>
          <w:rFonts w:ascii="Helvetica Neue" w:eastAsia="Helvetica Neue" w:hAnsi="Helvetica Neue" w:cs="Helvetica Neue"/>
        </w:rPr>
        <w:t xml:space="preserve"> not reflect all research in occupational therapy. </w:t>
      </w:r>
      <w:r w:rsidR="00EB1E9B">
        <w:rPr>
          <w:rFonts w:ascii="Helvetica Neue" w:eastAsia="Helvetica Neue" w:hAnsi="Helvetica Neue" w:cs="Helvetica Neue"/>
        </w:rPr>
        <w:t xml:space="preserve"> </w:t>
      </w:r>
      <w:r>
        <w:rPr>
          <w:rFonts w:ascii="Helvetica Neue" w:eastAsia="Helvetica Neue" w:hAnsi="Helvetica Neue" w:cs="Helvetica Neue"/>
        </w:rPr>
        <w:t xml:space="preserve">We proved the need to expand upon the data collection efforts and use data based techniques for guiding future research. </w:t>
      </w:r>
      <w:r>
        <w:t xml:space="preserve"> </w:t>
      </w:r>
    </w:p>
    <w:p w:rsidR="00185BF5" w:rsidRDefault="00961E59" w:rsidP="00EB1E9B">
      <w:pPr>
        <w:ind w:left="540"/>
      </w:pPr>
      <w:r>
        <w:rPr>
          <w:rFonts w:ascii="Helvetica Neue" w:eastAsia="Helvetica Neue" w:hAnsi="Helvetica Neue" w:cs="Helvetica Neue"/>
          <w:b/>
        </w:rPr>
        <w:t>Keywords</w:t>
      </w:r>
      <w:r>
        <w:rPr>
          <w:rFonts w:ascii="Helvetica Neue" w:eastAsia="Helvetica Neue" w:hAnsi="Helvetica Neue" w:cs="Helvetica Neue"/>
        </w:rPr>
        <w:t xml:space="preserve">—Occupational Therapy, Information Visualization, Topical network, </w:t>
      </w:r>
      <w:proofErr w:type="spellStart"/>
      <w:r>
        <w:rPr>
          <w:rFonts w:ascii="Helvetica Neue" w:eastAsia="Helvetica Neue" w:hAnsi="Helvetica Neue" w:cs="Helvetica Neue"/>
        </w:rPr>
        <w:t>Fruchterman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Reingold</w:t>
      </w:r>
      <w:proofErr w:type="spellEnd"/>
      <w:r>
        <w:rPr>
          <w:rFonts w:ascii="Helvetica Neue" w:eastAsia="Helvetica Neue" w:hAnsi="Helvetica Neue" w:cs="Helvetica Neue"/>
        </w:rPr>
        <w:t>, Burst Analysis</w:t>
      </w:r>
      <w:bookmarkStart w:id="13" w:name="h.3n96qmq1n6s1" w:colFirst="0" w:colLast="0"/>
      <w:bookmarkEnd w:id="13"/>
      <w:r w:rsidR="00EB1E9B">
        <w:rPr>
          <w:rFonts w:ascii="Helvetica Neue" w:eastAsia="Helvetica Neue" w:hAnsi="Helvetica Neue" w:cs="Helvetica Neue"/>
        </w:rPr>
        <w:br/>
      </w:r>
    </w:p>
    <w:p w:rsidR="00EB1E9B" w:rsidRPr="00EB1E9B" w:rsidRDefault="00EB1E9B" w:rsidP="00EB1E9B">
      <w:pPr>
        <w:sectPr w:rsidR="00EB1E9B" w:rsidRPr="00EB1E9B">
          <w:pgSz w:w="12240" w:h="15840"/>
          <w:pgMar w:top="1080" w:right="907" w:bottom="907" w:left="1080" w:header="720" w:footer="720" w:gutter="0"/>
          <w:pgNumType w:start="1"/>
          <w:cols w:space="720"/>
        </w:sectPr>
      </w:pPr>
    </w:p>
    <w:p w:rsidR="005A5792" w:rsidRPr="00185BF5" w:rsidRDefault="00961E59" w:rsidP="00EB1E9B">
      <w:pPr>
        <w:pStyle w:val="Heading1"/>
        <w:spacing w:before="120"/>
        <w:contextualSpacing w:val="0"/>
        <w:rPr>
          <w:smallCaps/>
        </w:rPr>
      </w:pPr>
      <w:r w:rsidRPr="00185BF5">
        <w:rPr>
          <w:smallCaps/>
        </w:rPr>
        <w:lastRenderedPageBreak/>
        <w:t>Introduction</w:t>
      </w:r>
    </w:p>
    <w:p w:rsidR="005A5792" w:rsidRDefault="00961E59">
      <w:r>
        <w:t xml:space="preserve">For several years, the American Occupational Therapy Foundation and the American Occupational Therapy Association have built up a researcher database to track research on Occupational Therapy techniques and practices. </w:t>
      </w:r>
      <w:r>
        <w:rPr>
          <w:b/>
        </w:rPr>
        <w:t>426 research projects</w:t>
      </w:r>
      <w:r>
        <w:t xml:space="preserve"> have been recorded, spanning research </w:t>
      </w:r>
      <w:r>
        <w:rPr>
          <w:b/>
        </w:rPr>
        <w:t xml:space="preserve">from 1982 through 2016. </w:t>
      </w:r>
      <w:r>
        <w:t xml:space="preserve"> The intent of this data analysis is to create a comprehensive understanding of the scientific community for building scientific networks, identifying scientific leaders for specific initiatives, and summarizing capacity to external stakeholder groups.</w:t>
      </w:r>
    </w:p>
    <w:p w:rsidR="005A5792" w:rsidRDefault="00961E59">
      <w:r>
        <w:rPr>
          <w:sz w:val="17"/>
          <w:szCs w:val="17"/>
        </w:rPr>
        <w:t xml:space="preserve"> </w:t>
      </w:r>
    </w:p>
    <w:p w:rsidR="005A5792" w:rsidRDefault="00961E59">
      <w:r>
        <w:t>We have analyzed the data and created five visualization types to accomplish the following tasks:</w:t>
      </w:r>
    </w:p>
    <w:p w:rsidR="00085E1B" w:rsidRDefault="00085E1B" w:rsidP="00085E1B">
      <w:pPr>
        <w:numPr>
          <w:ilvl w:val="0"/>
          <w:numId w:val="3"/>
        </w:numPr>
        <w:ind w:hanging="360"/>
        <w:contextualSpacing/>
      </w:pPr>
      <w:moveToRangeStart w:id="14" w:author="Helen" w:date="2016-05-01T18:38:00Z" w:name="move449891234"/>
      <w:moveTo w:id="15" w:author="Helen" w:date="2016-05-01T18:38:00Z">
        <w:r>
          <w:t>Depict an evolving topic space using text associated with projects and researchers</w:t>
        </w:r>
      </w:moveTo>
    </w:p>
    <w:moveToRangeEnd w:id="14"/>
    <w:p w:rsidR="00961E59" w:rsidRDefault="00961E59"/>
    <w:p w:rsidR="00EB1E9B" w:rsidRDefault="00961E59" w:rsidP="00961E59">
      <w:pPr>
        <w:contextualSpacing/>
        <w:jc w:val="center"/>
      </w:pPr>
      <w:del w:id="16" w:author="Helen" w:date="2016-05-01T18:38:00Z">
        <w:r w:rsidDel="00085E1B">
          <w:rPr>
            <w:noProof/>
            <w:lang w:bidi="he-IL"/>
          </w:rPr>
          <w:drawing>
            <wp:inline distT="0" distB="0" distL="0" distR="0">
              <wp:extent cx="2788740" cy="67747"/>
              <wp:effectExtent l="19050" t="19050" r="11610" b="2750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V="1">
                        <a:off x="0" y="0"/>
                        <a:ext cx="3908716" cy="94955"/>
                      </a:xfrm>
                      <a:prstGeom prst="rect">
                        <a:avLst/>
                      </a:prstGeom>
                      <a:solidFill>
                        <a:schemeClr val="bg1">
                          <a:lumMod val="85000"/>
                        </a:schemeClr>
                      </a:solidFill>
                      <a:ln>
                        <a:solidFill>
                          <a:schemeClr val="tx1">
                            <a:lumMod val="65000"/>
                            <a:lumOff val="35000"/>
                          </a:schemeClr>
                        </a:solidFill>
                      </a:ln>
                    </pic:spPr>
                  </pic:pic>
                </a:graphicData>
              </a:graphic>
            </wp:inline>
          </w:drawing>
        </w:r>
      </w:del>
    </w:p>
    <w:p w:rsidR="00961E59" w:rsidRDefault="00961E59" w:rsidP="00961E59">
      <w:pPr>
        <w:contextualSpacing/>
        <w:jc w:val="center"/>
      </w:pPr>
      <w:bookmarkStart w:id="17" w:name="_GoBack"/>
      <w:bookmarkEnd w:id="17"/>
    </w:p>
    <w:p w:rsidR="00EB1E9B" w:rsidRDefault="00EB1E9B" w:rsidP="00EB1E9B">
      <w:pPr>
        <w:spacing w:line="244" w:lineRule="auto"/>
        <w:ind w:left="300" w:right="760" w:hanging="180"/>
        <w:jc w:val="both"/>
      </w:pPr>
      <w:r>
        <w:rPr>
          <w:color w:val="333333"/>
          <w:highlight w:val="white"/>
        </w:rPr>
        <w:t>·</w:t>
      </w:r>
      <w:r>
        <w:rPr>
          <w:color w:val="333333"/>
          <w:sz w:val="14"/>
          <w:szCs w:val="14"/>
          <w:highlight w:val="white"/>
        </w:rPr>
        <w:t xml:space="preserve">   </w:t>
      </w:r>
      <w:r>
        <w:rPr>
          <w:rFonts w:ascii="Arial" w:eastAsia="Arial" w:hAnsi="Arial" w:cs="Arial"/>
          <w:i/>
          <w:color w:val="333333"/>
          <w:sz w:val="16"/>
          <w:szCs w:val="16"/>
          <w:highlight w:val="white"/>
        </w:rPr>
        <w:t>Peter Annable</w:t>
      </w:r>
    </w:p>
    <w:p w:rsidR="00EB1E9B" w:rsidRDefault="00EB1E9B" w:rsidP="00EB1E9B">
      <w:pPr>
        <w:spacing w:line="244" w:lineRule="auto"/>
        <w:ind w:left="300" w:right="760" w:hanging="180"/>
        <w:jc w:val="both"/>
      </w:pPr>
      <w:r>
        <w:rPr>
          <w:rFonts w:ascii="Arial" w:eastAsia="Arial" w:hAnsi="Arial" w:cs="Arial"/>
          <w:i/>
          <w:color w:val="333333"/>
          <w:sz w:val="16"/>
          <w:szCs w:val="16"/>
          <w:highlight w:val="white"/>
        </w:rPr>
        <w:t xml:space="preserve">  Cincinnati, </w:t>
      </w:r>
      <w:proofErr w:type="gramStart"/>
      <w:r>
        <w:rPr>
          <w:rFonts w:ascii="Arial" w:eastAsia="Arial" w:hAnsi="Arial" w:cs="Arial"/>
          <w:i/>
          <w:color w:val="333333"/>
          <w:sz w:val="16"/>
          <w:szCs w:val="16"/>
          <w:highlight w:val="white"/>
        </w:rPr>
        <w:t>OH .</w:t>
      </w:r>
      <w:proofErr w:type="gramEnd"/>
      <w:r>
        <w:rPr>
          <w:rFonts w:ascii="Arial" w:eastAsia="Arial" w:hAnsi="Arial" w:cs="Arial"/>
          <w:i/>
          <w:color w:val="333333"/>
          <w:sz w:val="16"/>
          <w:szCs w:val="16"/>
          <w:highlight w:val="white"/>
        </w:rPr>
        <w:t xml:space="preserve"> E-mail: pannable@iu.edu</w:t>
      </w:r>
    </w:p>
    <w:p w:rsidR="00EB1E9B" w:rsidRDefault="00EB1E9B" w:rsidP="00EB1E9B">
      <w:pPr>
        <w:spacing w:line="244" w:lineRule="auto"/>
        <w:ind w:left="300" w:right="760" w:hanging="180"/>
        <w:jc w:val="both"/>
      </w:pPr>
      <w:r>
        <w:rPr>
          <w:color w:val="333333"/>
          <w:highlight w:val="white"/>
        </w:rPr>
        <w:t>·</w:t>
      </w:r>
      <w:r>
        <w:rPr>
          <w:color w:val="333333"/>
          <w:sz w:val="14"/>
          <w:szCs w:val="14"/>
          <w:highlight w:val="white"/>
        </w:rPr>
        <w:t xml:space="preserve">   </w:t>
      </w:r>
      <w:r>
        <w:rPr>
          <w:rFonts w:ascii="Arial" w:eastAsia="Arial" w:hAnsi="Arial" w:cs="Arial"/>
          <w:i/>
          <w:color w:val="333333"/>
          <w:sz w:val="16"/>
          <w:szCs w:val="16"/>
          <w:highlight w:val="white"/>
        </w:rPr>
        <w:t>Roshamiliza Rahman</w:t>
      </w:r>
    </w:p>
    <w:p w:rsidR="00EB1E9B" w:rsidRDefault="00EB1E9B" w:rsidP="00EB1E9B">
      <w:pPr>
        <w:spacing w:line="244" w:lineRule="auto"/>
        <w:ind w:left="300" w:right="760" w:hanging="180"/>
        <w:jc w:val="both"/>
      </w:pPr>
      <w:r>
        <w:rPr>
          <w:rFonts w:ascii="Arial" w:eastAsia="Arial" w:hAnsi="Arial" w:cs="Arial"/>
          <w:i/>
          <w:color w:val="333333"/>
          <w:sz w:val="16"/>
          <w:szCs w:val="16"/>
          <w:highlight w:val="white"/>
        </w:rPr>
        <w:t xml:space="preserve">  Denver, CO. E-mail:  rosrahma@iu.edu</w:t>
      </w:r>
    </w:p>
    <w:p w:rsidR="00EB1E9B" w:rsidRDefault="00EB1E9B" w:rsidP="00EB1E9B">
      <w:pPr>
        <w:ind w:left="300" w:right="442" w:hanging="180"/>
        <w:jc w:val="both"/>
      </w:pPr>
      <w:r>
        <w:rPr>
          <w:color w:val="333333"/>
          <w:highlight w:val="white"/>
        </w:rPr>
        <w:t>·</w:t>
      </w:r>
      <w:r>
        <w:rPr>
          <w:color w:val="333333"/>
          <w:sz w:val="14"/>
          <w:szCs w:val="14"/>
          <w:highlight w:val="white"/>
        </w:rPr>
        <w:t xml:space="preserve">   </w:t>
      </w:r>
      <w:r>
        <w:rPr>
          <w:rFonts w:ascii="Arial" w:eastAsia="Arial" w:hAnsi="Arial" w:cs="Arial"/>
          <w:i/>
          <w:color w:val="333333"/>
          <w:sz w:val="16"/>
          <w:szCs w:val="16"/>
          <w:highlight w:val="white"/>
        </w:rPr>
        <w:t>Shahzad Saleem</w:t>
      </w:r>
    </w:p>
    <w:p w:rsidR="00EB1E9B" w:rsidRDefault="00EB1E9B" w:rsidP="00EB1E9B">
      <w:pPr>
        <w:ind w:left="300" w:right="442" w:hanging="180"/>
        <w:jc w:val="both"/>
      </w:pPr>
      <w:r>
        <w:rPr>
          <w:rFonts w:ascii="Arial" w:eastAsia="Arial" w:hAnsi="Arial" w:cs="Arial"/>
          <w:i/>
          <w:color w:val="333333"/>
          <w:sz w:val="16"/>
          <w:szCs w:val="16"/>
          <w:highlight w:val="white"/>
        </w:rPr>
        <w:t xml:space="preserve">  Minneapolis, </w:t>
      </w:r>
      <w:proofErr w:type="gramStart"/>
      <w:r>
        <w:rPr>
          <w:rFonts w:ascii="Arial" w:eastAsia="Arial" w:hAnsi="Arial" w:cs="Arial"/>
          <w:i/>
          <w:color w:val="333333"/>
          <w:sz w:val="16"/>
          <w:szCs w:val="16"/>
          <w:highlight w:val="white"/>
        </w:rPr>
        <w:t>MI  E</w:t>
      </w:r>
      <w:proofErr w:type="gramEnd"/>
      <w:r>
        <w:rPr>
          <w:rFonts w:ascii="Arial" w:eastAsia="Arial" w:hAnsi="Arial" w:cs="Arial"/>
          <w:i/>
          <w:color w:val="333333"/>
          <w:sz w:val="16"/>
          <w:szCs w:val="16"/>
          <w:highlight w:val="white"/>
        </w:rPr>
        <w:t>-mail: saleems@iu.edu</w:t>
      </w:r>
    </w:p>
    <w:p w:rsidR="00EB1E9B" w:rsidRDefault="00EB1E9B" w:rsidP="00EB1E9B">
      <w:pPr>
        <w:ind w:left="300" w:right="442" w:hanging="180"/>
        <w:jc w:val="both"/>
      </w:pPr>
      <w:r>
        <w:rPr>
          <w:color w:val="333333"/>
          <w:highlight w:val="white"/>
        </w:rPr>
        <w:t>·</w:t>
      </w:r>
      <w:r>
        <w:rPr>
          <w:color w:val="333333"/>
          <w:sz w:val="14"/>
          <w:szCs w:val="14"/>
          <w:highlight w:val="white"/>
        </w:rPr>
        <w:t xml:space="preserve">   </w:t>
      </w:r>
      <w:r>
        <w:rPr>
          <w:rFonts w:ascii="Arial" w:eastAsia="Arial" w:hAnsi="Arial" w:cs="Arial"/>
          <w:i/>
          <w:color w:val="333333"/>
          <w:sz w:val="16"/>
          <w:szCs w:val="16"/>
          <w:highlight w:val="white"/>
        </w:rPr>
        <w:t>Mahesh Suravajjala</w:t>
      </w:r>
    </w:p>
    <w:p w:rsidR="00EB1E9B" w:rsidRDefault="00EB1E9B" w:rsidP="00EB1E9B">
      <w:pPr>
        <w:ind w:left="300" w:right="442" w:hanging="180"/>
        <w:jc w:val="both"/>
      </w:pPr>
      <w:r>
        <w:rPr>
          <w:rFonts w:ascii="Arial" w:eastAsia="Arial" w:hAnsi="Arial" w:cs="Arial"/>
          <w:i/>
          <w:color w:val="333333"/>
          <w:sz w:val="16"/>
          <w:szCs w:val="16"/>
          <w:highlight w:val="white"/>
        </w:rPr>
        <w:t xml:space="preserve">  Salt Lake City, </w:t>
      </w:r>
      <w:proofErr w:type="gramStart"/>
      <w:r>
        <w:rPr>
          <w:rFonts w:ascii="Arial" w:eastAsia="Arial" w:hAnsi="Arial" w:cs="Arial"/>
          <w:i/>
          <w:color w:val="333333"/>
          <w:sz w:val="16"/>
          <w:szCs w:val="16"/>
          <w:highlight w:val="white"/>
        </w:rPr>
        <w:t>UT  E</w:t>
      </w:r>
      <w:proofErr w:type="gramEnd"/>
      <w:r>
        <w:rPr>
          <w:rFonts w:ascii="Arial" w:eastAsia="Arial" w:hAnsi="Arial" w:cs="Arial"/>
          <w:i/>
          <w:color w:val="333333"/>
          <w:sz w:val="16"/>
          <w:szCs w:val="16"/>
          <w:highlight w:val="white"/>
        </w:rPr>
        <w:t>-mail: msuravaj@iu.edu</w:t>
      </w:r>
    </w:p>
    <w:p w:rsidR="00EB1E9B" w:rsidRDefault="00EB1E9B" w:rsidP="00EB1E9B">
      <w:pPr>
        <w:ind w:left="300" w:right="442" w:hanging="180"/>
        <w:jc w:val="both"/>
      </w:pPr>
      <w:r>
        <w:rPr>
          <w:color w:val="333333"/>
          <w:highlight w:val="white"/>
        </w:rPr>
        <w:t>·</w:t>
      </w:r>
      <w:r>
        <w:rPr>
          <w:color w:val="333333"/>
          <w:sz w:val="14"/>
          <w:szCs w:val="14"/>
          <w:highlight w:val="white"/>
        </w:rPr>
        <w:t xml:space="preserve">   </w:t>
      </w:r>
      <w:r>
        <w:rPr>
          <w:rFonts w:ascii="Arial" w:eastAsia="Arial" w:hAnsi="Arial" w:cs="Arial"/>
          <w:i/>
          <w:color w:val="333333"/>
          <w:sz w:val="16"/>
          <w:szCs w:val="16"/>
          <w:highlight w:val="white"/>
        </w:rPr>
        <w:t>Yelena Yezerets</w:t>
      </w:r>
    </w:p>
    <w:p w:rsidR="00EB1E9B" w:rsidRDefault="00EB1E9B" w:rsidP="00EB1E9B">
      <w:pPr>
        <w:ind w:left="300" w:right="442" w:hanging="180"/>
        <w:jc w:val="both"/>
      </w:pPr>
      <w:r>
        <w:rPr>
          <w:rFonts w:ascii="Arial" w:eastAsia="Arial" w:hAnsi="Arial" w:cs="Arial"/>
          <w:i/>
          <w:color w:val="333333"/>
          <w:sz w:val="16"/>
          <w:szCs w:val="16"/>
          <w:highlight w:val="white"/>
        </w:rPr>
        <w:t xml:space="preserve">  Columbus, </w:t>
      </w:r>
      <w:proofErr w:type="gramStart"/>
      <w:r>
        <w:rPr>
          <w:rFonts w:ascii="Arial" w:eastAsia="Arial" w:hAnsi="Arial" w:cs="Arial"/>
          <w:i/>
          <w:color w:val="333333"/>
          <w:sz w:val="16"/>
          <w:szCs w:val="16"/>
          <w:highlight w:val="white"/>
        </w:rPr>
        <w:t>IN  E</w:t>
      </w:r>
      <w:proofErr w:type="gramEnd"/>
      <w:r>
        <w:rPr>
          <w:rFonts w:ascii="Arial" w:eastAsia="Arial" w:hAnsi="Arial" w:cs="Arial"/>
          <w:i/>
          <w:color w:val="333333"/>
          <w:sz w:val="16"/>
          <w:szCs w:val="16"/>
          <w:highlight w:val="white"/>
        </w:rPr>
        <w:t>-mail: yyezeret@iu.edu</w:t>
      </w:r>
    </w:p>
    <w:p w:rsidR="00EB1E9B" w:rsidRDefault="00EB1E9B" w:rsidP="00EB1E9B">
      <w:pPr>
        <w:contextualSpacing/>
      </w:pPr>
    </w:p>
    <w:p w:rsidR="00961E59" w:rsidDel="00085E1B" w:rsidRDefault="00961E59" w:rsidP="00961E59">
      <w:pPr>
        <w:numPr>
          <w:ilvl w:val="0"/>
          <w:numId w:val="3"/>
        </w:numPr>
        <w:ind w:hanging="360"/>
        <w:contextualSpacing/>
      </w:pPr>
      <w:moveFromRangeStart w:id="18" w:author="Helen" w:date="2016-05-01T18:38:00Z" w:name="move449891234"/>
      <w:moveFrom w:id="19" w:author="Helen" w:date="2016-05-01T18:38:00Z">
        <w:r w:rsidDel="00085E1B">
          <w:lastRenderedPageBreak/>
          <w:t>Depict an evolving topic space using text associated with projects and researchers</w:t>
        </w:r>
      </w:moveFrom>
    </w:p>
    <w:moveFromRangeEnd w:id="18"/>
    <w:p w:rsidR="005A5792" w:rsidRDefault="00961E59">
      <w:pPr>
        <w:numPr>
          <w:ilvl w:val="0"/>
          <w:numId w:val="3"/>
        </w:numPr>
        <w:ind w:hanging="360"/>
        <w:contextualSpacing/>
      </w:pPr>
      <w:r>
        <w:t>Present insights on where the research is done and possible research linkages between locations.</w:t>
      </w:r>
    </w:p>
    <w:p w:rsidR="005A5792" w:rsidRDefault="00961E59">
      <w:pPr>
        <w:numPr>
          <w:ilvl w:val="0"/>
          <w:numId w:val="3"/>
        </w:numPr>
        <w:ind w:hanging="360"/>
        <w:contextualSpacing/>
      </w:pPr>
      <w:r>
        <w:t>Show the evolution of topics over time and where bursts of activity have occurred.</w:t>
      </w:r>
    </w:p>
    <w:p w:rsidR="005A5792" w:rsidRDefault="00961E59">
      <w:pPr>
        <w:numPr>
          <w:ilvl w:val="0"/>
          <w:numId w:val="3"/>
        </w:numPr>
        <w:ind w:hanging="360"/>
        <w:contextualSpacing/>
      </w:pPr>
      <w:r>
        <w:t>Identify networks of scientific experts and their expertise areas based on diagnosis and agenda categories presented in five cumulative time slices.</w:t>
      </w:r>
    </w:p>
    <w:p w:rsidR="005A5792" w:rsidRDefault="00961E59">
      <w:pPr>
        <w:numPr>
          <w:ilvl w:val="0"/>
          <w:numId w:val="3"/>
        </w:numPr>
        <w:ind w:hanging="360"/>
        <w:contextualSpacing/>
      </w:pPr>
      <w:r>
        <w:t xml:space="preserve">Dynamically explore the research data by location and topic areas.  </w:t>
      </w:r>
    </w:p>
    <w:p w:rsidR="005A5792" w:rsidRDefault="00961E59" w:rsidP="00EB1E9B">
      <w:pPr>
        <w:pStyle w:val="Heading2"/>
        <w:spacing w:line="240" w:lineRule="auto"/>
        <w:ind w:left="0"/>
        <w:contextualSpacing w:val="0"/>
      </w:pPr>
      <w:bookmarkStart w:id="20" w:name="h.ctxxap3tq2fw" w:colFirst="0" w:colLast="0"/>
      <w:bookmarkEnd w:id="20"/>
      <w:r>
        <w:t xml:space="preserve">1  </w:t>
      </w:r>
      <w:r w:rsidRPr="00185BF5">
        <w:rPr>
          <w:smallCaps/>
        </w:rPr>
        <w:t xml:space="preserve"> Method</w:t>
      </w:r>
    </w:p>
    <w:p w:rsidR="005A5792" w:rsidRDefault="00185BF5" w:rsidP="00EB1E9B">
      <w:pPr>
        <w:pStyle w:val="Heading2"/>
        <w:spacing w:line="240" w:lineRule="auto"/>
        <w:ind w:left="0"/>
        <w:contextualSpacing w:val="0"/>
      </w:pPr>
      <w:bookmarkStart w:id="21" w:name="h.iw8kxllo709k" w:colFirst="0" w:colLast="0"/>
      <w:bookmarkEnd w:id="21"/>
      <w:proofErr w:type="gramStart"/>
      <w:r>
        <w:t xml:space="preserve">1.1  </w:t>
      </w:r>
      <w:r w:rsidR="00961E59">
        <w:t>Data</w:t>
      </w:r>
      <w:proofErr w:type="gramEnd"/>
    </w:p>
    <w:p w:rsidR="005A5792" w:rsidRDefault="00961E59">
      <w:r>
        <w:t>Dr. Julie Bass, Director of Research, AOTF, provided a dataset consisting of a single fact table with 437 research project records and dimension tables for the Researcher Profile, Diagnosis Description, Ages of study participants, Practice Settings, and ICF Relation.  Key attributes of the research projects included Project Title, Researcher</w:t>
      </w:r>
      <w:ins w:id="22" w:author="Helen" w:date="2016-05-01T18:39:00Z">
        <w:r w:rsidR="00085E1B">
          <w:t xml:space="preserve"> </w:t>
        </w:r>
      </w:ins>
      <w:r>
        <w:t xml:space="preserve">Id, Institution, Funding Start and End Dates, and Funding Amounts. </w:t>
      </w:r>
    </w:p>
    <w:p w:rsidR="005A5792" w:rsidRDefault="005A5792"/>
    <w:p w:rsidR="005A5792" w:rsidRDefault="00961E59">
      <w:r>
        <w:t>During data analysis we uncovered several problem</w:t>
      </w:r>
      <w:ins w:id="23" w:author="Helen" w:date="2016-05-01T18:39:00Z">
        <w:r w:rsidR="00085E1B">
          <w:t>s</w:t>
        </w:r>
      </w:ins>
      <w:r>
        <w:t xml:space="preserve"> that were confirmed by Dr. Bass:</w:t>
      </w:r>
    </w:p>
    <w:p w:rsidR="005A5792" w:rsidRDefault="00961E59" w:rsidP="00085E1B">
      <w:pPr>
        <w:numPr>
          <w:ilvl w:val="0"/>
          <w:numId w:val="1"/>
        </w:numPr>
        <w:ind w:hanging="360"/>
        <w:contextualSpacing/>
      </w:pPr>
      <w:r>
        <w:t>Duplicate records</w:t>
      </w:r>
      <w:del w:id="24" w:author="Helen" w:date="2016-05-01T18:40:00Z">
        <w:r w:rsidDel="00085E1B">
          <w:delText>. These</w:delText>
        </w:r>
      </w:del>
      <w:r>
        <w:t xml:space="preserve"> were removed</w:t>
      </w:r>
      <w:ins w:id="25" w:author="Helen" w:date="2016-05-01T19:14:00Z">
        <w:r w:rsidR="00CE7D76">
          <w:t>,</w:t>
        </w:r>
      </w:ins>
      <w:r>
        <w:t xml:space="preserve"> reducing the total </w:t>
      </w:r>
      <w:ins w:id="26" w:author="Helen" w:date="2016-05-01T18:39:00Z">
        <w:r w:rsidR="00085E1B">
          <w:t xml:space="preserve">number of projects </w:t>
        </w:r>
      </w:ins>
      <w:r>
        <w:t>to 426.</w:t>
      </w:r>
    </w:p>
    <w:p w:rsidR="005A5792" w:rsidRDefault="00961E59">
      <w:pPr>
        <w:numPr>
          <w:ilvl w:val="0"/>
          <w:numId w:val="1"/>
        </w:numPr>
        <w:ind w:hanging="360"/>
        <w:contextualSpacing/>
      </w:pPr>
      <w:r>
        <w:lastRenderedPageBreak/>
        <w:t xml:space="preserve">Incorrect names used in the Researcher Profile, invalidating the linkage to Research Projects.  As a result we used the Principle Investigator field to connect projects with researchers.   </w:t>
      </w:r>
    </w:p>
    <w:p w:rsidR="005A5792" w:rsidRDefault="00961E59">
      <w:pPr>
        <w:numPr>
          <w:ilvl w:val="0"/>
          <w:numId w:val="1"/>
        </w:numPr>
        <w:ind w:hanging="360"/>
        <w:contextualSpacing/>
      </w:pPr>
      <w:r>
        <w:t>Also due to lacking Researcher Profiles, 56 research projects could not be associated with an Institution.  These data were excluded from Geospatial mapping.</w:t>
      </w:r>
    </w:p>
    <w:p w:rsidR="005A5792" w:rsidRDefault="00961E59">
      <w:pPr>
        <w:numPr>
          <w:ilvl w:val="0"/>
          <w:numId w:val="1"/>
        </w:numPr>
        <w:ind w:hanging="360"/>
        <w:contextualSpacing/>
      </w:pPr>
      <w:r>
        <w:t>Institution locations were not specified.  We used the primary location address via Google search to determine location for Geospatial analysis.</w:t>
      </w:r>
    </w:p>
    <w:p w:rsidR="005A5792" w:rsidRDefault="00961E59">
      <w:pPr>
        <w:numPr>
          <w:ilvl w:val="0"/>
          <w:numId w:val="1"/>
        </w:numPr>
        <w:ind w:hanging="360"/>
        <w:contextualSpacing/>
      </w:pPr>
      <w:r>
        <w:t>Keyword misspellings, which were manually corrected.</w:t>
      </w:r>
    </w:p>
    <w:p w:rsidR="005A5792" w:rsidRDefault="005A5792"/>
    <w:p w:rsidR="005A5792" w:rsidRDefault="00961E59" w:rsidP="00CE7D76">
      <w:r>
        <w:t>To ensure proper data integrity, we imported the dataset into MS Access and extract</w:t>
      </w:r>
      <w:ins w:id="27" w:author="Helen" w:date="2016-05-01T18:41:00Z">
        <w:r w:rsidR="00085E1B">
          <w:t>ed</w:t>
        </w:r>
      </w:ins>
      <w:del w:id="28" w:author="Helen" w:date="2016-05-01T18:41:00Z">
        <w:r w:rsidDel="00085E1B">
          <w:delText>ing</w:delText>
        </w:r>
      </w:del>
      <w:r>
        <w:t xml:space="preserve"> lookup tables based on Project ID for Diagnosis, ICF, Agenda</w:t>
      </w:r>
      <w:ins w:id="29" w:author="Helen" w:date="2016-05-01T19:15:00Z">
        <w:r w:rsidR="00CE7D76">
          <w:t>,</w:t>
        </w:r>
      </w:ins>
      <w:r>
        <w:t xml:space="preserve"> and Age categories.  Initial statistical analysis was performed in MS Access by creating crosstab queries for PI and Diagnosis, Diagnosis and Agenda, and Diagnosis and ICF categories. Total funding for each project was calculated by summing up NIH</w:t>
      </w:r>
      <w:del w:id="30" w:author="Helen" w:date="2016-05-01T19:16:00Z">
        <w:r w:rsidDel="00CE7D76">
          <w:delText xml:space="preserve"> Funding Amount</w:delText>
        </w:r>
      </w:del>
      <w:r>
        <w:t>, Fed</w:t>
      </w:r>
      <w:ins w:id="31" w:author="Helen" w:date="2016-05-01T19:16:00Z">
        <w:r w:rsidR="00CE7D76">
          <w:t>eral</w:t>
        </w:r>
      </w:ins>
      <w:r>
        <w:t xml:space="preserve"> and Non</w:t>
      </w:r>
      <w:ins w:id="32" w:author="Helen" w:date="2016-05-01T19:16:00Z">
        <w:r w:rsidR="00CE7D76">
          <w:t>-</w:t>
        </w:r>
      </w:ins>
      <w:del w:id="33" w:author="Helen" w:date="2016-05-01T19:16:00Z">
        <w:r w:rsidDel="00CE7D76">
          <w:delText xml:space="preserve"> </w:delText>
        </w:r>
      </w:del>
      <w:r>
        <w:t>Fed</w:t>
      </w:r>
      <w:ins w:id="34" w:author="Helen" w:date="2016-05-01T19:16:00Z">
        <w:r w:rsidR="00CE7D76">
          <w:t>eral</w:t>
        </w:r>
      </w:ins>
      <w:r>
        <w:t xml:space="preserve"> Funding amount</w:t>
      </w:r>
      <w:ins w:id="35" w:author="Helen" w:date="2016-05-01T19:16:00Z">
        <w:r w:rsidR="00CE7D76">
          <w:t>s</w:t>
        </w:r>
      </w:ins>
      <w:r>
        <w:t>.  Total cost was calculated by adding up Fed Direct Cost, Non Fed Direct C</w:t>
      </w:r>
      <w:ins w:id="36" w:author="Helen" w:date="2016-05-01T19:15:00Z">
        <w:r w:rsidR="00CE7D76">
          <w:t>o</w:t>
        </w:r>
      </w:ins>
      <w:del w:id="37" w:author="Helen" w:date="2016-05-01T19:15:00Z">
        <w:r w:rsidDel="00CE7D76">
          <w:delText>O</w:delText>
        </w:r>
      </w:del>
      <w:r>
        <w:t>st</w:t>
      </w:r>
      <w:ins w:id="38" w:author="Helen" w:date="2016-05-01T19:17:00Z">
        <w:r w:rsidR="00CE7D76">
          <w:t>,</w:t>
        </w:r>
      </w:ins>
      <w:r>
        <w:t xml:space="preserve"> and NIH Direct Cost.  A final de-normalized data extract file was created from MS Access, with multi-valued attributes concatenated into single columns for Age Brackets, ICF Description, Agenda, Diagnosis</w:t>
      </w:r>
      <w:ins w:id="39" w:author="Helen" w:date="2016-05-01T19:17:00Z">
        <w:r w:rsidR="00CE7D76">
          <w:t>,</w:t>
        </w:r>
      </w:ins>
      <w:r>
        <w:t xml:space="preserve"> and Keywords.</w:t>
      </w:r>
    </w:p>
    <w:p w:rsidR="005A5792" w:rsidRDefault="005A5792"/>
    <w:p w:rsidR="005A5792" w:rsidRDefault="00961E59" w:rsidP="00CE7D76">
      <w:r>
        <w:t xml:space="preserve">The initial data source file, the final MS Access input tool, and resulting visualizations are provided through </w:t>
      </w:r>
      <w:del w:id="40" w:author="Helen" w:date="2016-05-01T19:17:00Z">
        <w:r w:rsidDel="00CE7D76">
          <w:delText xml:space="preserve">the </w:delText>
        </w:r>
      </w:del>
      <w:ins w:id="41" w:author="Helen" w:date="2016-05-01T19:17:00Z">
        <w:r w:rsidR="00CE7D76">
          <w:t xml:space="preserve">- </w:t>
        </w:r>
      </w:ins>
      <w:proofErr w:type="gramStart"/>
      <w:r>
        <w:t>github.iu.edu[</w:t>
      </w:r>
      <w:proofErr w:type="gramEnd"/>
      <w:r>
        <w:t xml:space="preserve">4]. </w:t>
      </w:r>
    </w:p>
    <w:p w:rsidR="005A5792" w:rsidRDefault="005A5792"/>
    <w:p w:rsidR="005A5792" w:rsidRDefault="00961E59">
      <w:proofErr w:type="gramStart"/>
      <w:r>
        <w:t>Table 1.</w:t>
      </w:r>
      <w:proofErr w:type="gramEnd"/>
      <w:r>
        <w:t xml:space="preserve"> Occupational Therapy dataset statistics</w:t>
      </w:r>
    </w:p>
    <w:p w:rsidR="005A5792" w:rsidRDefault="00961E59">
      <w:r>
        <w:t xml:space="preserve">Research Projects        </w:t>
      </w:r>
      <w:r>
        <w:tab/>
        <w:t>426</w:t>
      </w:r>
    </w:p>
    <w:p w:rsidR="005A5792" w:rsidRDefault="00961E59">
      <w:r>
        <w:t xml:space="preserve">Research Profiles           </w:t>
      </w:r>
      <w:r>
        <w:tab/>
        <w:t>55</w:t>
      </w:r>
    </w:p>
    <w:p w:rsidR="005A5792" w:rsidRDefault="00961E59">
      <w:r>
        <w:t xml:space="preserve">Practice Settings </w:t>
      </w:r>
      <w:r>
        <w:tab/>
      </w:r>
      <w:r>
        <w:tab/>
        <w:t>12</w:t>
      </w:r>
    </w:p>
    <w:p w:rsidR="005A5792" w:rsidRDefault="00961E59">
      <w:r>
        <w:t xml:space="preserve">ICF Areas          </w:t>
      </w:r>
      <w:r>
        <w:tab/>
      </w:r>
      <w:r>
        <w:tab/>
        <w:t>7</w:t>
      </w:r>
    </w:p>
    <w:p w:rsidR="005A5792" w:rsidRDefault="00961E59">
      <w:r>
        <w:t xml:space="preserve">Diagnosis Areas  </w:t>
      </w:r>
      <w:r>
        <w:tab/>
      </w:r>
      <w:r>
        <w:tab/>
        <w:t>29</w:t>
      </w:r>
    </w:p>
    <w:p w:rsidR="005A5792" w:rsidRDefault="00961E59">
      <w:r>
        <w:t xml:space="preserve">Agenda Categories         </w:t>
      </w:r>
      <w:r>
        <w:tab/>
        <w:t>8</w:t>
      </w:r>
    </w:p>
    <w:p w:rsidR="005A5792" w:rsidRDefault="00961E59">
      <w:r>
        <w:t xml:space="preserve">Age Brackets    </w:t>
      </w:r>
      <w:r>
        <w:tab/>
      </w:r>
      <w:r>
        <w:tab/>
        <w:t>10</w:t>
      </w:r>
    </w:p>
    <w:p w:rsidR="005A5792" w:rsidRDefault="00961E59">
      <w:r>
        <w:t xml:space="preserve">Funding years  </w:t>
      </w:r>
      <w:r>
        <w:tab/>
      </w:r>
      <w:r>
        <w:tab/>
        <w:t>1982 -2016</w:t>
      </w:r>
    </w:p>
    <w:p w:rsidR="005A5792" w:rsidRDefault="00185BF5" w:rsidP="00EB1E9B">
      <w:pPr>
        <w:pStyle w:val="Heading2"/>
        <w:spacing w:line="240" w:lineRule="auto"/>
        <w:ind w:left="0"/>
        <w:contextualSpacing w:val="0"/>
      </w:pPr>
      <w:bookmarkStart w:id="42" w:name="h.es3twx1nhb9o" w:colFirst="0" w:colLast="0"/>
      <w:bookmarkEnd w:id="42"/>
      <w:proofErr w:type="gramStart"/>
      <w:r>
        <w:t xml:space="preserve">1.2  </w:t>
      </w:r>
      <w:r w:rsidR="00961E59">
        <w:t>Temporal</w:t>
      </w:r>
      <w:proofErr w:type="gramEnd"/>
      <w:r w:rsidR="00961E59">
        <w:t xml:space="preserve"> Visualization</w:t>
      </w:r>
    </w:p>
    <w:p w:rsidR="005A5792" w:rsidRDefault="00961E59" w:rsidP="00085FFC">
      <w:r>
        <w:rPr>
          <w:highlight w:val="white"/>
        </w:rPr>
        <w:t>For Temporal analysis, Sci</w:t>
      </w:r>
      <w:del w:id="43" w:author="Helen" w:date="2016-05-01T18:47:00Z">
        <w:r w:rsidDel="00085FFC">
          <w:rPr>
            <w:highlight w:val="white"/>
          </w:rPr>
          <w:delText>[</w:delText>
        </w:r>
      </w:del>
      <w:r>
        <w:rPr>
          <w:highlight w:val="white"/>
        </w:rPr>
        <w:t>2</w:t>
      </w:r>
      <w:del w:id="44" w:author="Helen" w:date="2016-05-01T18:47:00Z">
        <w:r w:rsidDel="00085FFC">
          <w:rPr>
            <w:highlight w:val="white"/>
          </w:rPr>
          <w:delText>]</w:delText>
        </w:r>
      </w:del>
      <w:ins w:id="45" w:author="Helen" w:date="2016-05-01T18:47:00Z">
        <w:r w:rsidR="00085FFC">
          <w:rPr>
            <w:highlight w:val="white"/>
          </w:rPr>
          <w:t>[1]</w:t>
        </w:r>
      </w:ins>
      <w:r>
        <w:rPr>
          <w:highlight w:val="white"/>
        </w:rPr>
        <w:t xml:space="preserve"> was used to normalize, tokenize and remove </w:t>
      </w:r>
      <w:proofErr w:type="spellStart"/>
      <w:r>
        <w:rPr>
          <w:highlight w:val="white"/>
        </w:rPr>
        <w:t>stopwords</w:t>
      </w:r>
      <w:proofErr w:type="spellEnd"/>
      <w:r>
        <w:rPr>
          <w:highlight w:val="white"/>
        </w:rPr>
        <w:t xml:space="preserve"> from </w:t>
      </w:r>
      <w:ins w:id="46" w:author="Helen" w:date="2016-05-01T18:48:00Z">
        <w:r w:rsidR="00085FFC">
          <w:rPr>
            <w:highlight w:val="white"/>
          </w:rPr>
          <w:t xml:space="preserve">the </w:t>
        </w:r>
      </w:ins>
      <w:r>
        <w:rPr>
          <w:highlight w:val="white"/>
        </w:rPr>
        <w:t xml:space="preserve">diagnosis description field. The main objective of the burst analysis </w:t>
      </w:r>
      <w:ins w:id="47" w:author="Helen" w:date="2016-05-01T18:48:00Z">
        <w:r w:rsidR="00085FFC">
          <w:rPr>
            <w:highlight w:val="white"/>
          </w:rPr>
          <w:t>was</w:t>
        </w:r>
      </w:ins>
      <w:del w:id="48" w:author="Helen" w:date="2016-05-01T18:48:00Z">
        <w:r w:rsidDel="00085FFC">
          <w:rPr>
            <w:highlight w:val="white"/>
          </w:rPr>
          <w:delText>is</w:delText>
        </w:r>
      </w:del>
      <w:r>
        <w:rPr>
          <w:highlight w:val="white"/>
        </w:rPr>
        <w:t xml:space="preserve"> to highlight important periods of time for research for different diagnos</w:t>
      </w:r>
      <w:ins w:id="49" w:author="Helen" w:date="2016-05-01T18:48:00Z">
        <w:r w:rsidR="00085FFC">
          <w:rPr>
            <w:highlight w:val="white"/>
          </w:rPr>
          <w:t>e</w:t>
        </w:r>
      </w:ins>
      <w:del w:id="50" w:author="Helen" w:date="2016-05-01T18:48:00Z">
        <w:r w:rsidDel="00085FFC">
          <w:rPr>
            <w:highlight w:val="white"/>
          </w:rPr>
          <w:delText>i</w:delText>
        </w:r>
      </w:del>
      <w:r>
        <w:rPr>
          <w:highlight w:val="white"/>
        </w:rPr>
        <w:t>s.  Our analysis was restricted by using a Gamma of 0.55 and a density scaling of 2.0 in the Sci2 burst detection algorithm.  To gain a more complete picture, diagnosis keywords highlighted in burst analysis were used as an input to Tableau dashboard showing research funding by year for each diagnosis.  These visuals are combined to show how various diagnos</w:t>
      </w:r>
      <w:ins w:id="51" w:author="Helen" w:date="2016-05-01T18:49:00Z">
        <w:r w:rsidR="00085FFC">
          <w:rPr>
            <w:highlight w:val="white"/>
          </w:rPr>
          <w:t>e</w:t>
        </w:r>
      </w:ins>
      <w:del w:id="52" w:author="Helen" w:date="2016-05-01T18:49:00Z">
        <w:r w:rsidDel="00085FFC">
          <w:rPr>
            <w:highlight w:val="white"/>
          </w:rPr>
          <w:delText>i</w:delText>
        </w:r>
      </w:del>
      <w:r>
        <w:rPr>
          <w:highlight w:val="white"/>
        </w:rPr>
        <w:t>s were researched over the entire 1982-2016 period.</w:t>
      </w:r>
    </w:p>
    <w:p w:rsidR="005A5792" w:rsidRDefault="00961E59" w:rsidP="00185BF5">
      <w:pPr>
        <w:pStyle w:val="Heading2"/>
        <w:ind w:left="0"/>
        <w:contextualSpacing w:val="0"/>
      </w:pPr>
      <w:bookmarkStart w:id="53" w:name="h.z19d9ydrgurq" w:colFirst="0" w:colLast="0"/>
      <w:bookmarkEnd w:id="53"/>
      <w:proofErr w:type="gramStart"/>
      <w:r>
        <w:t>1.3  Topical</w:t>
      </w:r>
      <w:proofErr w:type="gramEnd"/>
      <w:r>
        <w:t xml:space="preserve"> Visualization</w:t>
      </w:r>
    </w:p>
    <w:p w:rsidR="005A5792" w:rsidRDefault="00961E59">
      <w:r>
        <w:t xml:space="preserve">For topical analysis, Sci2 </w:t>
      </w:r>
      <w:del w:id="54" w:author="Helen" w:date="2016-05-01T18:49:00Z">
        <w:r w:rsidDel="00085FFC">
          <w:delText xml:space="preserve">[1] </w:delText>
        </w:r>
      </w:del>
      <w:r>
        <w:t>was used to normalize to lowercase, tokenize</w:t>
      </w:r>
      <w:proofErr w:type="gramStart"/>
      <w:r>
        <w:t xml:space="preserve">, </w:t>
      </w:r>
      <w:ins w:id="55" w:author="Helen" w:date="2016-05-01T19:18:00Z">
        <w:r w:rsidR="00CE7D76">
          <w:t xml:space="preserve"> and</w:t>
        </w:r>
        <w:proofErr w:type="gramEnd"/>
        <w:r w:rsidR="00CE7D76">
          <w:t xml:space="preserve"> </w:t>
        </w:r>
      </w:ins>
      <w:r>
        <w:t xml:space="preserve">remove </w:t>
      </w:r>
      <w:proofErr w:type="spellStart"/>
      <w:r>
        <w:t>stopwords</w:t>
      </w:r>
      <w:proofErr w:type="spellEnd"/>
      <w:r>
        <w:t xml:space="preserve"> from the combined keyword field.  A total of 470 keywords resulted for analysis.  To understand topic importance, a word cloud was created using the Term Frequency </w:t>
      </w:r>
      <w:del w:id="56" w:author="Helen" w:date="2016-05-01T18:50:00Z">
        <w:r w:rsidDel="00085FFC">
          <w:delText>-</w:delText>
        </w:r>
      </w:del>
      <w:ins w:id="57" w:author="Helen" w:date="2016-05-01T18:50:00Z">
        <w:r w:rsidR="00085FFC">
          <w:t>–</w:t>
        </w:r>
      </w:ins>
      <w:r>
        <w:t xml:space="preserve"> Inversed</w:t>
      </w:r>
      <w:ins w:id="58" w:author="Helen" w:date="2016-05-01T18:50:00Z">
        <w:r w:rsidR="00085FFC">
          <w:t xml:space="preserve"> </w:t>
        </w:r>
      </w:ins>
      <w:r>
        <w:t xml:space="preserve">Document Frequency (TF-IDF) method.   In order to show </w:t>
      </w:r>
      <w:r>
        <w:lastRenderedPageBreak/>
        <w:t>the number of times each keyword was cited in conjunction with another keyword, Sci2 was used to extract a Word Co-Occurrence Network.  The network size was reduced by selecting nodes with at least 6 references and edges with the value greater than 3.  Isolates were also removed.</w:t>
      </w:r>
    </w:p>
    <w:p w:rsidR="005A5792" w:rsidRDefault="00185BF5" w:rsidP="00EB1E9B">
      <w:pPr>
        <w:pStyle w:val="Heading2"/>
        <w:ind w:left="0"/>
        <w:contextualSpacing w:val="0"/>
      </w:pPr>
      <w:bookmarkStart w:id="59" w:name="h.8p5si8smdxj6" w:colFirst="0" w:colLast="0"/>
      <w:bookmarkEnd w:id="59"/>
      <w:proofErr w:type="gramStart"/>
      <w:r>
        <w:t xml:space="preserve">1.4  </w:t>
      </w:r>
      <w:r w:rsidR="00961E59">
        <w:t>Geospatial</w:t>
      </w:r>
      <w:proofErr w:type="gramEnd"/>
      <w:r w:rsidR="00961E59">
        <w:t xml:space="preserve"> Visualization</w:t>
      </w:r>
    </w:p>
    <w:p w:rsidR="005A5792" w:rsidRDefault="00961E59">
      <w:r>
        <w:t xml:space="preserve">Institutions were mapped based on longitude and latitude markers generated using Sci2 </w:t>
      </w:r>
      <w:del w:id="60" w:author="Helen" w:date="2016-05-01T18:51:00Z">
        <w:r w:rsidDel="00085FFC">
          <w:delText>[1]</w:delText>
        </w:r>
      </w:del>
      <w:r>
        <w:t xml:space="preserve"> Generic </w:t>
      </w:r>
      <w:proofErr w:type="spellStart"/>
      <w:r>
        <w:t>Geocoder</w:t>
      </w:r>
      <w:proofErr w:type="spellEnd"/>
      <w:r>
        <w:t xml:space="preserve"> based on zip codes.  Two Proportional Symbol Maps were generated with time periods of 1982-1999 and 2000-2016.  Nodes size was used to represent the total funding amount, interior color as the number of projects, and the exterior ring colors for the number of principal investigators at each Institution.  </w:t>
      </w:r>
    </w:p>
    <w:p w:rsidR="005A5792" w:rsidRDefault="00961E59" w:rsidP="00EB1E9B">
      <w:pPr>
        <w:pStyle w:val="Heading2"/>
        <w:spacing w:before="120" w:line="240" w:lineRule="auto"/>
        <w:ind w:left="0" w:right="446"/>
        <w:contextualSpacing w:val="0"/>
      </w:pPr>
      <w:bookmarkStart w:id="61" w:name="h.u5fycwcvq5pj" w:colFirst="0" w:colLast="0"/>
      <w:bookmarkEnd w:id="61"/>
      <w:proofErr w:type="gramStart"/>
      <w:r>
        <w:t>1.5  Bipartite</w:t>
      </w:r>
      <w:proofErr w:type="gramEnd"/>
      <w:r>
        <w:t xml:space="preserve"> Networks</w:t>
      </w:r>
    </w:p>
    <w:p w:rsidR="005A5792" w:rsidRDefault="00961E59">
      <w:r>
        <w:t>In order to elicit insights into the existing scientific networks and help to identify scientific leaders for specific expertise areas we completed a network analysis and identified networks of experts working on various diagnosis relevant to particular research project. We used Sci2 to extract bipartite networks of researchers united, first, by same diagnosis and, second, by agenda categories that were cumulatively sliced by seven years according to the project funding date for the period of 1982 to 2016.  To generate initial network attributes we created a property file to calculate a number of projects associated with individual researchers and diagnosis as follows:</w:t>
      </w:r>
    </w:p>
    <w:p w:rsidR="005A5792" w:rsidRDefault="00961E59" w:rsidP="00EB1E9B">
      <w:proofErr w:type="spellStart"/>
      <w:r>
        <w:t>node.countProjectsperResearcher</w:t>
      </w:r>
      <w:proofErr w:type="spellEnd"/>
      <w:r>
        <w:t xml:space="preserve"> = </w:t>
      </w:r>
      <w:proofErr w:type="spellStart"/>
      <w:r>
        <w:t>PROJECT_ID.count</w:t>
      </w:r>
      <w:proofErr w:type="spellEnd"/>
      <w:r>
        <w:t xml:space="preserve"> </w:t>
      </w:r>
      <w:proofErr w:type="spellStart"/>
      <w:r>
        <w:t>edge.count</w:t>
      </w:r>
      <w:proofErr w:type="spellEnd"/>
    </w:p>
    <w:p w:rsidR="005A5792" w:rsidRDefault="00961E59" w:rsidP="00EB1E9B">
      <w:proofErr w:type="spellStart"/>
      <w:r>
        <w:t>ProjectsPerDiagnosis</w:t>
      </w:r>
      <w:proofErr w:type="spellEnd"/>
      <w:r>
        <w:t>=</w:t>
      </w:r>
      <w:proofErr w:type="spellStart"/>
      <w:r>
        <w:t>USR_DIAGNOSIS_AREA.count</w:t>
      </w:r>
      <w:proofErr w:type="spellEnd"/>
    </w:p>
    <w:p w:rsidR="00EB1E9B" w:rsidRDefault="00EB1E9B" w:rsidP="00EB1E9B"/>
    <w:p w:rsidR="005A5792" w:rsidRDefault="00961E59" w:rsidP="00CE7D76">
      <w:r>
        <w:t xml:space="preserve">Preliminary analysis of </w:t>
      </w:r>
      <w:ins w:id="62" w:author="Helen" w:date="2016-05-01T18:56:00Z">
        <w:r w:rsidR="00CD4D4B">
          <w:t xml:space="preserve">this </w:t>
        </w:r>
      </w:ins>
      <w:r>
        <w:t xml:space="preserve">network </w:t>
      </w:r>
      <w:del w:id="63" w:author="Helen" w:date="2016-05-01T18:56:00Z">
        <w:r w:rsidDel="00CD4D4B">
          <w:delText xml:space="preserve">performed on Principal Investigator  vs Diagnosis </w:delText>
        </w:r>
      </w:del>
      <w:r>
        <w:t>show</w:t>
      </w:r>
      <w:ins w:id="64" w:author="Helen" w:date="2016-05-01T19:19:00Z">
        <w:r w:rsidR="00CE7D76">
          <w:t>ed</w:t>
        </w:r>
      </w:ins>
      <w:del w:id="65" w:author="Helen" w:date="2016-05-01T19:19:00Z">
        <w:r w:rsidDel="00CE7D76">
          <w:delText>n</w:delText>
        </w:r>
      </w:del>
      <w:r>
        <w:t xml:space="preserve"> that </w:t>
      </w:r>
      <w:ins w:id="66" w:author="Helen" w:date="2016-05-01T19:19:00Z">
        <w:r w:rsidR="00CE7D76">
          <w:t xml:space="preserve">the </w:t>
        </w:r>
      </w:ins>
      <w:r>
        <w:t xml:space="preserve">number of nodes (references between </w:t>
      </w:r>
      <w:ins w:id="67" w:author="Helen" w:date="2016-05-01T18:56:00Z">
        <w:r w:rsidR="00CD4D4B">
          <w:t>p</w:t>
        </w:r>
      </w:ins>
      <w:del w:id="68" w:author="Helen" w:date="2016-05-01T18:56:00Z">
        <w:r w:rsidDel="00CD4D4B">
          <w:delText>P</w:delText>
        </w:r>
      </w:del>
      <w:r>
        <w:t xml:space="preserve">rimary </w:t>
      </w:r>
      <w:ins w:id="69" w:author="Helen" w:date="2016-05-01T18:56:00Z">
        <w:r w:rsidR="00CD4D4B">
          <w:t>i</w:t>
        </w:r>
      </w:ins>
      <w:del w:id="70" w:author="Helen" w:date="2016-05-01T18:56:00Z">
        <w:r w:rsidDel="00CD4D4B">
          <w:delText>I</w:delText>
        </w:r>
      </w:del>
      <w:r>
        <w:t>nvestigators and respective diagnos</w:t>
      </w:r>
      <w:ins w:id="71" w:author="Helen" w:date="2016-05-01T18:57:00Z">
        <w:r w:rsidR="00CD4D4B">
          <w:t>e</w:t>
        </w:r>
      </w:ins>
      <w:del w:id="72" w:author="Helen" w:date="2016-05-01T18:57:00Z">
        <w:r w:rsidDel="00CD4D4B">
          <w:delText>i</w:delText>
        </w:r>
      </w:del>
      <w:r>
        <w:t xml:space="preserve">s) </w:t>
      </w:r>
      <w:del w:id="73" w:author="Helen" w:date="2016-05-01T18:57:00Z">
        <w:r w:rsidDel="00CD4D4B">
          <w:delText xml:space="preserve">and number of Primary Investigators </w:delText>
        </w:r>
      </w:del>
      <w:del w:id="74" w:author="Helen" w:date="2016-05-01T19:19:00Z">
        <w:r w:rsidDel="00CE7D76">
          <w:delText xml:space="preserve">was </w:delText>
        </w:r>
      </w:del>
      <w:ins w:id="75" w:author="Helen" w:date="2016-05-01T19:19:00Z">
        <w:r w:rsidR="00CE7D76">
          <w:t xml:space="preserve">increased </w:t>
        </w:r>
      </w:ins>
      <w:r>
        <w:t xml:space="preserve">proportionally </w:t>
      </w:r>
      <w:del w:id="76" w:author="Helen" w:date="2016-05-01T19:19:00Z">
        <w:r w:rsidDel="00CE7D76">
          <w:delText xml:space="preserve">increasing </w:delText>
        </w:r>
      </w:del>
      <w:r>
        <w:t>during the seven</w:t>
      </w:r>
      <w:ins w:id="77" w:author="Helen" w:date="2016-05-01T19:20:00Z">
        <w:r w:rsidR="00CE7D76">
          <w:t>-</w:t>
        </w:r>
      </w:ins>
      <w:del w:id="78" w:author="Helen" w:date="2016-05-01T19:20:00Z">
        <w:r w:rsidDel="00CE7D76">
          <w:delText xml:space="preserve"> </w:delText>
        </w:r>
      </w:del>
      <w:r>
        <w:t>year periods (Figure 2).</w:t>
      </w:r>
    </w:p>
    <w:p w:rsidR="005A5792" w:rsidRDefault="005A5792"/>
    <w:p w:rsidR="005A5792" w:rsidRDefault="00961E59">
      <w:proofErr w:type="gramStart"/>
      <w:r>
        <w:t>Fig</w:t>
      </w:r>
      <w:ins w:id="79" w:author="Helen" w:date="2016-05-01T18:58:00Z">
        <w:r w:rsidR="00CD4D4B">
          <w:t>ure</w:t>
        </w:r>
      </w:ins>
      <w:r>
        <w:t>.</w:t>
      </w:r>
      <w:proofErr w:type="gramEnd"/>
      <w:r>
        <w:t xml:space="preserve"> </w:t>
      </w:r>
      <w:proofErr w:type="gramStart"/>
      <w:r>
        <w:t>2.</w:t>
      </w:r>
      <w:proofErr w:type="gramEnd"/>
      <w:r>
        <w:t xml:space="preserve">  </w:t>
      </w:r>
      <w:proofErr w:type="gramStart"/>
      <w:r>
        <w:t>Occupational Therapy Research Activity Timeline.</w:t>
      </w:r>
      <w:proofErr w:type="gramEnd"/>
    </w:p>
    <w:p w:rsidR="005A5792" w:rsidRDefault="00CD4D4B">
      <w:ins w:id="80" w:author="Helen" w:date="2016-05-01T18:53:00Z">
        <w:r>
          <w:rPr>
            <w:noProof/>
            <w:lang w:bidi="he-IL"/>
          </w:rPr>
          <w:drawing>
            <wp:inline distT="0" distB="0" distL="0" distR="0">
              <wp:extent cx="3143250" cy="1032510"/>
              <wp:effectExtent l="19050" t="0" r="0" b="0"/>
              <wp:docPr id="9" name="Picture 8" descr="activity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imeline.jpg"/>
                      <pic:cNvPicPr/>
                    </pic:nvPicPr>
                    <pic:blipFill>
                      <a:blip r:embed="rId7" cstate="print"/>
                      <a:stretch>
                        <a:fillRect/>
                      </a:stretch>
                    </pic:blipFill>
                    <pic:spPr>
                      <a:xfrm>
                        <a:off x="0" y="0"/>
                        <a:ext cx="3143250" cy="1032510"/>
                      </a:xfrm>
                      <a:prstGeom prst="rect">
                        <a:avLst/>
                      </a:prstGeom>
                    </pic:spPr>
                  </pic:pic>
                </a:graphicData>
              </a:graphic>
            </wp:inline>
          </w:drawing>
        </w:r>
      </w:ins>
    </w:p>
    <w:p w:rsidR="005A5792" w:rsidRDefault="005A5792"/>
    <w:p w:rsidR="005A5792" w:rsidRDefault="00961E59" w:rsidP="00CD4D4B">
      <w:r>
        <w:t xml:space="preserve">Each network time slice was further analyzed to depict the essential linkages between individual nodes </w:t>
      </w:r>
      <w:del w:id="81" w:author="Helen" w:date="2016-05-01T18:58:00Z">
        <w:r w:rsidDel="00CD4D4B">
          <w:delText xml:space="preserve">(PIs and respective diagnoses) </w:delText>
        </w:r>
      </w:del>
      <w:r>
        <w:t xml:space="preserve">using </w:t>
      </w:r>
      <w:proofErr w:type="spellStart"/>
      <w:r>
        <w:t>Blondel</w:t>
      </w:r>
      <w:proofErr w:type="spellEnd"/>
      <w:r>
        <w:t xml:space="preserve"> Community Detection analysis.  Each time slice was imported into Gephi [2] in order to visualize it with </w:t>
      </w:r>
      <w:ins w:id="82" w:author="Helen" w:date="2016-05-01T19:21:00Z">
        <w:r w:rsidR="00CE7D76">
          <w:t xml:space="preserve">the </w:t>
        </w:r>
      </w:ins>
      <w:proofErr w:type="spellStart"/>
      <w:r>
        <w:t>Fruchterman-Reingold</w:t>
      </w:r>
      <w:proofErr w:type="spellEnd"/>
      <w:r>
        <w:t xml:space="preserve"> layout [5] algorithm. Each modular community was colored by essential diagnoses and nodes </w:t>
      </w:r>
      <w:ins w:id="83" w:author="Helen" w:date="2016-05-01T19:22:00Z">
        <w:r w:rsidR="00CE7D76">
          <w:t xml:space="preserve">were </w:t>
        </w:r>
      </w:ins>
      <w:proofErr w:type="spellStart"/>
      <w:r>
        <w:t>sized</w:t>
      </w:r>
      <w:proofErr w:type="spellEnd"/>
      <w:r>
        <w:t xml:space="preserve"> by the number of diagnosis references. The networks were further imported into </w:t>
      </w:r>
      <w:proofErr w:type="spellStart"/>
      <w:r>
        <w:t>Inkscape</w:t>
      </w:r>
      <w:proofErr w:type="spellEnd"/>
      <w:r>
        <w:t xml:space="preserve"> [3] to create legends and finalize the label layouts.</w:t>
      </w:r>
    </w:p>
    <w:p w:rsidR="005A5792" w:rsidRDefault="00961E59" w:rsidP="00C91589">
      <w:r>
        <w:t xml:space="preserve">To connect diagnosis descriptions with </w:t>
      </w:r>
      <w:proofErr w:type="gramStart"/>
      <w:ins w:id="84" w:author="Helen" w:date="2016-05-01T19:22:00Z">
        <w:r w:rsidR="00CE7D76">
          <w:t>A</w:t>
        </w:r>
      </w:ins>
      <w:proofErr w:type="gramEnd"/>
      <w:del w:id="85" w:author="Helen" w:date="2016-05-01T19:22:00Z">
        <w:r w:rsidDel="00CE7D76">
          <w:delText>a</w:delText>
        </w:r>
      </w:del>
      <w:r>
        <w:t xml:space="preserve">genda we tested out several different visualization types including </w:t>
      </w:r>
      <w:proofErr w:type="spellStart"/>
      <w:r>
        <w:t>Fruchterman-Reingold</w:t>
      </w:r>
      <w:proofErr w:type="spellEnd"/>
      <w:r>
        <w:t xml:space="preserve"> with Annotation and Circular Hierarchy; however the </w:t>
      </w:r>
      <w:r>
        <w:lastRenderedPageBreak/>
        <w:t xml:space="preserve">Bipartite Network Graph proved to be the most precise and straightforward. The same type of time slicing on the Agenda-Diagnosis data helped to compare </w:t>
      </w:r>
      <w:ins w:id="86" w:author="Helen" w:date="2016-05-01T19:00:00Z">
        <w:r w:rsidR="00CD4D4B">
          <w:t xml:space="preserve">them with </w:t>
        </w:r>
      </w:ins>
      <w:r>
        <w:t xml:space="preserve">PI-Diagnosis </w:t>
      </w:r>
      <w:del w:id="87" w:author="Helen" w:date="2016-05-01T19:01:00Z">
        <w:r w:rsidDel="00CD4D4B">
          <w:delText xml:space="preserve">with similar </w:delText>
        </w:r>
      </w:del>
      <w:r>
        <w:t>time slice</w:t>
      </w:r>
      <w:ins w:id="88" w:author="Helen" w:date="2016-05-01T19:01:00Z">
        <w:r w:rsidR="00CD4D4B">
          <w:t>s</w:t>
        </w:r>
      </w:ins>
      <w:r>
        <w:t xml:space="preserve"> </w:t>
      </w:r>
      <w:del w:id="89" w:author="Helen" w:date="2016-05-01T19:01:00Z">
        <w:r w:rsidDel="00CD4D4B">
          <w:delText xml:space="preserve">of the Agenda-Diagnosis data </w:delText>
        </w:r>
      </w:del>
      <w:r>
        <w:t>and to provide more insights into the nature of Occupational Therapy research</w:t>
      </w:r>
      <w:del w:id="90" w:author="Helen" w:date="2016-05-01T19:01:00Z">
        <w:r w:rsidDel="00CD4D4B">
          <w:delText xml:space="preserve"> during respective time slice</w:delText>
        </w:r>
      </w:del>
      <w:r>
        <w:t>. Even though these networks were not included in</w:t>
      </w:r>
      <w:del w:id="91" w:author="Helen" w:date="2016-05-01T19:23:00Z">
        <w:r w:rsidDel="00C91589">
          <w:delText>to</w:delText>
        </w:r>
      </w:del>
      <w:r>
        <w:t xml:space="preserve"> this article, they are accessible through our </w:t>
      </w:r>
      <w:ins w:id="92" w:author="Helen" w:date="2016-05-01T19:23:00Z">
        <w:r w:rsidR="00C91589">
          <w:t>G</w:t>
        </w:r>
      </w:ins>
      <w:del w:id="93" w:author="Helen" w:date="2016-05-01T19:23:00Z">
        <w:r w:rsidDel="00C91589">
          <w:delText>g</w:delText>
        </w:r>
      </w:del>
      <w:r>
        <w:t>it</w:t>
      </w:r>
      <w:ins w:id="94" w:author="Helen" w:date="2016-05-01T19:23:00Z">
        <w:r w:rsidR="00C91589">
          <w:t>H</w:t>
        </w:r>
      </w:ins>
      <w:del w:id="95" w:author="Helen" w:date="2016-05-01T19:23:00Z">
        <w:r w:rsidDel="00C91589">
          <w:delText>h</w:delText>
        </w:r>
      </w:del>
      <w:r>
        <w:t>ub repository [4] and would be valuable assets for further discover</w:t>
      </w:r>
      <w:ins w:id="96" w:author="Helen" w:date="2016-05-01T19:25:00Z">
        <w:r w:rsidR="00C91589">
          <w:t>ies</w:t>
        </w:r>
      </w:ins>
      <w:del w:id="97" w:author="Helen" w:date="2016-05-01T19:25:00Z">
        <w:r w:rsidDel="00C91589">
          <w:delText>y</w:delText>
        </w:r>
      </w:del>
      <w:r>
        <w:t xml:space="preserve"> </w:t>
      </w:r>
      <w:ins w:id="98" w:author="Helen" w:date="2016-05-01T19:25:00Z">
        <w:r w:rsidR="00C91589">
          <w:t>in</w:t>
        </w:r>
      </w:ins>
      <w:del w:id="99" w:author="Helen" w:date="2016-05-01T19:25:00Z">
        <w:r w:rsidDel="00C91589">
          <w:delText>of</w:delText>
        </w:r>
      </w:del>
      <w:r>
        <w:t xml:space="preserve"> </w:t>
      </w:r>
      <w:proofErr w:type="gramStart"/>
      <w:r>
        <w:t xml:space="preserve">the </w:t>
      </w:r>
      <w:ins w:id="100" w:author="Helen" w:date="2016-05-01T19:02:00Z">
        <w:r w:rsidR="00CD4D4B">
          <w:t xml:space="preserve"> Occupational</w:t>
        </w:r>
        <w:proofErr w:type="gramEnd"/>
        <w:r w:rsidR="00CD4D4B">
          <w:t xml:space="preserve"> Therapy</w:t>
        </w:r>
      </w:ins>
      <w:del w:id="101" w:author="Helen" w:date="2016-05-01T19:02:00Z">
        <w:r w:rsidDel="00CD4D4B">
          <w:delText>OT</w:delText>
        </w:r>
      </w:del>
      <w:r>
        <w:t xml:space="preserve"> research community.</w:t>
      </w:r>
    </w:p>
    <w:p w:rsidR="005A5792" w:rsidRDefault="00961E59" w:rsidP="00185BF5">
      <w:pPr>
        <w:pStyle w:val="Heading2"/>
        <w:ind w:left="0"/>
        <w:contextualSpacing w:val="0"/>
      </w:pPr>
      <w:bookmarkStart w:id="102" w:name="h.s540m3k5svld" w:colFirst="0" w:colLast="0"/>
      <w:bookmarkEnd w:id="102"/>
      <w:proofErr w:type="gramStart"/>
      <w:r>
        <w:t>1.6  Data</w:t>
      </w:r>
      <w:proofErr w:type="gramEnd"/>
      <w:r>
        <w:t xml:space="preserve"> Exploration using Tableau Public</w:t>
      </w:r>
    </w:p>
    <w:p w:rsidR="005A5792" w:rsidRDefault="00961E59" w:rsidP="00C91589">
      <w:r>
        <w:t>To provide further understanding of research data, a demonstration tool was built using Tableau Public.  By using visualizations that update in real-time as data selections are made, researchers can gain additional understanding of the data through a “study explorer</w:t>
      </w:r>
      <w:ins w:id="103" w:author="Helen" w:date="2016-05-01T19:29:00Z">
        <w:r w:rsidR="00C91589">
          <w:t>.</w:t>
        </w:r>
      </w:ins>
      <w:r>
        <w:t>”</w:t>
      </w:r>
      <w:del w:id="104" w:author="Helen" w:date="2016-05-01T19:30:00Z">
        <w:r w:rsidDel="00C91589">
          <w:delText>.</w:delText>
        </w:r>
      </w:del>
      <w:r>
        <w:t xml:space="preserve">  This provides a detailed study listing filtered by one or more selections of Research Institution, Age Bracket, Agenda, Diagnosis,</w:t>
      </w:r>
      <w:ins w:id="105" w:author="Helen" w:date="2016-05-01T19:29:00Z">
        <w:r w:rsidR="00C91589">
          <w:t xml:space="preserve"> </w:t>
        </w:r>
      </w:ins>
      <w:r>
        <w:t xml:space="preserve">or ICF Description.  </w:t>
      </w:r>
    </w:p>
    <w:p w:rsidR="005A5792" w:rsidRDefault="00961E59" w:rsidP="0048559A">
      <w:r>
        <w:t>To prepare the dataset for Tableau</w:t>
      </w:r>
      <w:ins w:id="106" w:author="Helen" w:date="2016-05-01T19:07:00Z">
        <w:r w:rsidR="0048559A">
          <w:t xml:space="preserve"> [8]</w:t>
        </w:r>
      </w:ins>
      <w:r>
        <w:t xml:space="preserve">, an </w:t>
      </w:r>
      <w:ins w:id="107" w:author="Helen" w:date="2016-05-01T19:05:00Z">
        <w:r w:rsidR="0048559A">
          <w:t>MS E</w:t>
        </w:r>
      </w:ins>
      <w:del w:id="108" w:author="Helen" w:date="2016-05-01T19:05:00Z">
        <w:r w:rsidDel="0048559A">
          <w:delText>e</w:delText>
        </w:r>
      </w:del>
      <w:r>
        <w:t xml:space="preserve">xcel file was created with multiple tabs.  The first tab used the same data set prepared for the Temporal Visualization, which had multi-valued attributes merged into single columns.  </w:t>
      </w:r>
      <w:proofErr w:type="spellStart"/>
      <w:r>
        <w:t>OpenRefine</w:t>
      </w:r>
      <w:proofErr w:type="spellEnd"/>
      <w:r>
        <w:t xml:space="preserve"> [7] was then used to add proper casing to all values for better readability.  Additional data tabs were added to the </w:t>
      </w:r>
      <w:ins w:id="109" w:author="Helen" w:date="2016-05-01T19:06:00Z">
        <w:r w:rsidR="0048559A">
          <w:t>E</w:t>
        </w:r>
      </w:ins>
      <w:del w:id="110" w:author="Helen" w:date="2016-05-01T19:06:00Z">
        <w:r w:rsidDel="0048559A">
          <w:delText>e</w:delText>
        </w:r>
      </w:del>
      <w:r>
        <w:t>xcel file, corresponding to each of the dimension tables in the Access Database for Agenda, Age Bracket, ICF Description, Diagnosis</w:t>
      </w:r>
      <w:ins w:id="111" w:author="Helen" w:date="2016-05-01T19:30:00Z">
        <w:r w:rsidR="00C91589">
          <w:t>,</w:t>
        </w:r>
      </w:ins>
      <w:r>
        <w:t xml:space="preserve"> and Agenda.  At the client’s request, data regarding funding amounts was removed</w:t>
      </w:r>
      <w:ins w:id="112" w:author="Helen" w:date="2016-05-01T19:06:00Z">
        <w:r w:rsidR="0048559A">
          <w:t>.</w:t>
        </w:r>
      </w:ins>
      <w:del w:id="113" w:author="Helen" w:date="2016-05-01T19:06:00Z">
        <w:r w:rsidDel="0048559A">
          <w:delText xml:space="preserve">   </w:delText>
        </w:r>
      </w:del>
      <w:ins w:id="114" w:author="Helen" w:date="2016-05-01T19:06:00Z">
        <w:r w:rsidR="0048559A">
          <w:t xml:space="preserve"> </w:t>
        </w:r>
      </w:ins>
      <w:r>
        <w:t>This data was loaded into Tableau and a dashboard of interlinked visualizations was prepared and published online.</w:t>
      </w:r>
    </w:p>
    <w:p w:rsidR="005A5792" w:rsidRDefault="00961E59">
      <w:pPr>
        <w:pStyle w:val="Heading2"/>
        <w:ind w:left="0"/>
        <w:contextualSpacing w:val="0"/>
      </w:pPr>
      <w:bookmarkStart w:id="115" w:name="h.r9xttqdj7ga8" w:colFirst="0" w:colLast="0"/>
      <w:bookmarkEnd w:id="115"/>
      <w:r>
        <w:t xml:space="preserve">2    </w:t>
      </w:r>
      <w:r w:rsidR="00185BF5">
        <w:rPr>
          <w:smallCaps/>
        </w:rPr>
        <w:t>Results</w:t>
      </w:r>
    </w:p>
    <w:p w:rsidR="005A5792" w:rsidRDefault="00185BF5" w:rsidP="00185BF5">
      <w:pPr>
        <w:pStyle w:val="Heading2"/>
        <w:ind w:left="0"/>
        <w:contextualSpacing w:val="0"/>
      </w:pPr>
      <w:bookmarkStart w:id="116" w:name="h.l9agqp2u9a6h" w:colFirst="0" w:colLast="0"/>
      <w:bookmarkEnd w:id="116"/>
      <w:proofErr w:type="gramStart"/>
      <w:r>
        <w:t xml:space="preserve">2.1  </w:t>
      </w:r>
      <w:r w:rsidR="00961E59">
        <w:t>Temporal</w:t>
      </w:r>
      <w:proofErr w:type="gramEnd"/>
      <w:r w:rsidR="00961E59">
        <w:t xml:space="preserve"> Visualization</w:t>
      </w:r>
    </w:p>
    <w:p w:rsidR="005A5792" w:rsidRDefault="00961E59" w:rsidP="00A3237C">
      <w:r>
        <w:t xml:space="preserve">Figure 3 highlights </w:t>
      </w:r>
      <w:del w:id="117" w:author="Helen" w:date="2016-05-01T19:09:00Z">
        <w:r w:rsidDel="0048559A">
          <w:delText xml:space="preserve">what </w:delText>
        </w:r>
      </w:del>
      <w:ins w:id="118" w:author="Helen" w:date="2016-05-01T19:09:00Z">
        <w:r w:rsidR="0048559A">
          <w:t xml:space="preserve">the </w:t>
        </w:r>
      </w:ins>
      <w:r>
        <w:t xml:space="preserve">research topics </w:t>
      </w:r>
      <w:proofErr w:type="spellStart"/>
      <w:ins w:id="119" w:author="Helen" w:date="2016-05-01T19:09:00Z">
        <w:r w:rsidR="0048559A">
          <w:t>with</w:t>
        </w:r>
      </w:ins>
      <w:del w:id="120" w:author="Helen" w:date="2016-05-01T19:09:00Z">
        <w:r w:rsidDel="0048559A">
          <w:delText xml:space="preserve">had </w:delText>
        </w:r>
      </w:del>
      <w:r>
        <w:t>important</w:t>
      </w:r>
      <w:proofErr w:type="spellEnd"/>
      <w:r>
        <w:t xml:space="preserve"> bursts and </w:t>
      </w:r>
      <w:del w:id="121" w:author="Helen" w:date="2016-05-01T19:10:00Z">
        <w:r w:rsidDel="0048559A">
          <w:delText xml:space="preserve">how persistently </w:delText>
        </w:r>
      </w:del>
      <w:ins w:id="122" w:author="Helen" w:date="2016-05-01T19:32:00Z">
        <w:r w:rsidR="00C91589">
          <w:t xml:space="preserve">the </w:t>
        </w:r>
      </w:ins>
      <w:ins w:id="123" w:author="Helen" w:date="2016-05-01T19:10:00Z">
        <w:r w:rsidR="0048559A">
          <w:t>persistency of</w:t>
        </w:r>
      </w:ins>
      <w:del w:id="124" w:author="Helen" w:date="2016-05-01T19:10:00Z">
        <w:r w:rsidDel="0048559A">
          <w:delText>they were</w:delText>
        </w:r>
      </w:del>
      <w:ins w:id="125" w:author="Helen" w:date="2016-05-01T19:10:00Z">
        <w:r w:rsidR="0048559A">
          <w:t xml:space="preserve"> the </w:t>
        </w:r>
      </w:ins>
      <w:del w:id="126" w:author="Helen" w:date="2016-05-01T19:10:00Z">
        <w:r w:rsidDel="0048559A">
          <w:delText xml:space="preserve"> </w:delText>
        </w:r>
      </w:del>
      <w:r>
        <w:t>fund</w:t>
      </w:r>
      <w:ins w:id="127" w:author="Helen" w:date="2016-05-01T19:10:00Z">
        <w:r w:rsidR="0048559A">
          <w:t>ing</w:t>
        </w:r>
      </w:ins>
      <w:del w:id="128" w:author="Helen" w:date="2016-05-01T19:10:00Z">
        <w:r w:rsidDel="0048559A">
          <w:delText>ed</w:delText>
        </w:r>
      </w:del>
      <w:r>
        <w:t xml:space="preserve"> over time.  </w:t>
      </w:r>
      <w:del w:id="129" w:author="Helen" w:date="2016-05-01T19:35:00Z">
        <w:r w:rsidDel="005B273D">
          <w:delText>A total of 31</w:delText>
        </w:r>
      </w:del>
      <w:ins w:id="130" w:author="Helen" w:date="2016-05-01T19:35:00Z">
        <w:r w:rsidR="005B273D">
          <w:t>Thirty-one</w:t>
        </w:r>
      </w:ins>
      <w:r>
        <w:t xml:space="preserve"> different diagnos</w:t>
      </w:r>
      <w:ins w:id="131" w:author="Helen" w:date="2016-05-01T19:10:00Z">
        <w:r w:rsidR="0048559A">
          <w:t>es</w:t>
        </w:r>
      </w:ins>
      <w:del w:id="132" w:author="Helen" w:date="2016-05-01T19:10:00Z">
        <w:r w:rsidDel="0048559A">
          <w:delText>is</w:delText>
        </w:r>
      </w:del>
      <w:r>
        <w:t xml:space="preserve"> have been funded over the past 30 years, and 14 topics were picked by the burst analysis algorithm and also used as input</w:t>
      </w:r>
      <w:ins w:id="133" w:author="Helen" w:date="2016-05-01T19:36:00Z">
        <w:r w:rsidR="005B273D">
          <w:t>s</w:t>
        </w:r>
      </w:ins>
      <w:r>
        <w:t xml:space="preserve"> into the Tableau visualization.  In total, the most funded areas are Other</w:t>
      </w:r>
      <w:ins w:id="134" w:author="Helen" w:date="2016-05-01T19:36:00Z">
        <w:r w:rsidR="005B273D">
          <w:t xml:space="preserve"> Diagnoses</w:t>
        </w:r>
      </w:ins>
      <w:del w:id="135" w:author="Helen" w:date="2016-05-01T19:36:00Z">
        <w:r w:rsidDel="005B273D">
          <w:delText>s</w:delText>
        </w:r>
      </w:del>
      <w:r>
        <w:t xml:space="preserve"> (116), Autism (91), Stroke (82), Sensory Integration, and Brain Injuries. During the 1980</w:t>
      </w:r>
      <w:del w:id="136" w:author="Helen" w:date="2016-05-01T19:37:00Z">
        <w:r w:rsidDel="005B273D">
          <w:delText>’</w:delText>
        </w:r>
      </w:del>
      <w:r>
        <w:t>s and 1990</w:t>
      </w:r>
      <w:del w:id="137" w:author="Helen" w:date="2016-05-01T19:37:00Z">
        <w:r w:rsidDel="005B273D">
          <w:delText>’</w:delText>
        </w:r>
      </w:del>
      <w:r>
        <w:t>s, Amputation</w:t>
      </w:r>
      <w:ins w:id="138" w:author="Helen" w:date="2016-05-01T19:37:00Z">
        <w:r w:rsidR="005B273D">
          <w:t>-</w:t>
        </w:r>
      </w:ins>
      <w:del w:id="139" w:author="Helen" w:date="2016-05-01T19:37:00Z">
        <w:r w:rsidDel="005B273D">
          <w:delText xml:space="preserve"> </w:delText>
        </w:r>
      </w:del>
      <w:r>
        <w:t xml:space="preserve">related research projects </w:t>
      </w:r>
      <w:del w:id="140" w:author="Helen" w:date="2016-05-01T19:38:00Z">
        <w:r w:rsidDel="005B273D">
          <w:delText>have been funded the most</w:delText>
        </w:r>
      </w:del>
      <w:ins w:id="141" w:author="Helen" w:date="2016-05-01T19:38:00Z">
        <w:r w:rsidR="005B273D">
          <w:t>received the most funding</w:t>
        </w:r>
      </w:ins>
      <w:r>
        <w:t>. During the 1990</w:t>
      </w:r>
      <w:del w:id="142" w:author="Helen" w:date="2016-05-01T19:38:00Z">
        <w:r w:rsidDel="005B273D">
          <w:delText>’</w:delText>
        </w:r>
      </w:del>
      <w:r>
        <w:t>s, Sensory processing disorder</w:t>
      </w:r>
      <w:del w:id="143" w:author="Helen" w:date="2016-05-01T19:38:00Z">
        <w:r w:rsidDel="005B273D">
          <w:delText>s</w:delText>
        </w:r>
      </w:del>
      <w:r>
        <w:t xml:space="preserve"> related projects </w:t>
      </w:r>
      <w:del w:id="144" w:author="Helen" w:date="2016-05-01T19:40:00Z">
        <w:r w:rsidDel="005B273D">
          <w:delText xml:space="preserve">have </w:delText>
        </w:r>
      </w:del>
      <w:ins w:id="145" w:author="Helen" w:date="2016-05-01T19:40:00Z">
        <w:r w:rsidR="005B273D">
          <w:t xml:space="preserve">were </w:t>
        </w:r>
      </w:ins>
      <w:r>
        <w:t xml:space="preserve">also </w:t>
      </w:r>
      <w:del w:id="146" w:author="Helen" w:date="2016-05-01T19:40:00Z">
        <w:r w:rsidDel="005B273D">
          <w:delText xml:space="preserve">been </w:delText>
        </w:r>
      </w:del>
      <w:r>
        <w:t>equally encouraged by AOTF.  During the 2000</w:t>
      </w:r>
      <w:del w:id="147" w:author="Helen" w:date="2016-05-01T19:40:00Z">
        <w:r w:rsidDel="005B273D">
          <w:delText>’</w:delText>
        </w:r>
      </w:del>
      <w:r>
        <w:t xml:space="preserve">s, Autism related research projects </w:t>
      </w:r>
      <w:del w:id="148" w:author="Helen" w:date="2016-05-01T19:41:00Z">
        <w:r w:rsidDel="005B273D">
          <w:delText>have been funded the most</w:delText>
        </w:r>
      </w:del>
      <w:ins w:id="149" w:author="Helen" w:date="2016-05-01T19:41:00Z">
        <w:r w:rsidR="005B273D">
          <w:t>received the most funding</w:t>
        </w:r>
      </w:ins>
      <w:r>
        <w:t xml:space="preserve">, followed by Heart and Stroke related projects. There </w:t>
      </w:r>
      <w:del w:id="150" w:author="Helen" w:date="2016-05-01T19:41:00Z">
        <w:r w:rsidDel="005B273D">
          <w:delText xml:space="preserve">were </w:delText>
        </w:r>
      </w:del>
      <w:ins w:id="151" w:author="Helen" w:date="2016-05-01T19:41:00Z">
        <w:r w:rsidR="005B273D">
          <w:t xml:space="preserve">was </w:t>
        </w:r>
      </w:ins>
      <w:r>
        <w:t>a total of 272 different projects during this decade, with $64.7</w:t>
      </w:r>
      <w:ins w:id="152" w:author="Helen" w:date="2016-05-01T19:41:00Z">
        <w:r w:rsidR="005B273D">
          <w:t xml:space="preserve"> </w:t>
        </w:r>
      </w:ins>
      <w:r>
        <w:t>m</w:t>
      </w:r>
      <w:ins w:id="153" w:author="Helen" w:date="2016-05-01T19:41:00Z">
        <w:r w:rsidR="005B273D">
          <w:t>illion</w:t>
        </w:r>
      </w:ins>
      <w:r>
        <w:t xml:space="preserve"> of funding granted (almost </w:t>
      </w:r>
      <w:del w:id="154" w:author="Helen" w:date="2016-05-01T19:42:00Z">
        <w:r w:rsidDel="005B273D">
          <w:delText xml:space="preserve">of </w:delText>
        </w:r>
      </w:del>
      <w:r>
        <w:t xml:space="preserve">twice the amount </w:t>
      </w:r>
      <w:del w:id="155" w:author="Helen" w:date="2016-05-01T19:42:00Z">
        <w:r w:rsidDel="005B273D">
          <w:delText xml:space="preserve">funding </w:delText>
        </w:r>
      </w:del>
      <w:r>
        <w:t xml:space="preserve">compared to </w:t>
      </w:r>
      <w:ins w:id="156" w:author="Helen" w:date="2016-05-01T19:42:00Z">
        <w:r w:rsidR="005B273D">
          <w:t xml:space="preserve">the </w:t>
        </w:r>
      </w:ins>
      <w:r>
        <w:t>1990</w:t>
      </w:r>
      <w:del w:id="157" w:author="Helen" w:date="2016-05-01T19:42:00Z">
        <w:r w:rsidDel="005B273D">
          <w:delText>’</w:delText>
        </w:r>
      </w:del>
      <w:r>
        <w:t>s). New research areas funded the most during the 2000</w:t>
      </w:r>
      <w:del w:id="158" w:author="Helen" w:date="2016-05-01T19:43:00Z">
        <w:r w:rsidDel="00A3237C">
          <w:delText>’</w:delText>
        </w:r>
      </w:del>
      <w:r>
        <w:t>s were Orthopedics and Neurodegenerative diseases. After 2010, Autism and Heart related research projects have still been the most AOTF funded research areas, although the total breadth of diagnosis areas covered has widened</w:t>
      </w:r>
      <w:del w:id="159" w:author="Helen" w:date="2016-05-01T19:44:00Z">
        <w:r w:rsidDel="00A3237C">
          <w:delText xml:space="preserve"> quite a bit</w:delText>
        </w:r>
      </w:del>
      <w:r>
        <w:t xml:space="preserve">. </w:t>
      </w:r>
      <w:del w:id="160" w:author="Helen" w:date="2016-05-01T19:45:00Z">
        <w:r w:rsidDel="00A3237C">
          <w:delText>There is a total</w:delText>
        </w:r>
      </w:del>
      <w:ins w:id="161" w:author="Helen" w:date="2016-05-01T19:45:00Z">
        <w:r w:rsidR="00A3237C">
          <w:t>A total</w:t>
        </w:r>
      </w:ins>
      <w:r>
        <w:t xml:space="preserve"> of $57.8</w:t>
      </w:r>
      <w:ins w:id="162" w:author="Helen" w:date="2016-05-01T19:44:00Z">
        <w:r w:rsidR="00A3237C">
          <w:t xml:space="preserve"> </w:t>
        </w:r>
      </w:ins>
      <w:r>
        <w:t>m</w:t>
      </w:r>
      <w:ins w:id="163" w:author="Helen" w:date="2016-05-01T19:44:00Z">
        <w:r w:rsidR="00A3237C">
          <w:t>illion</w:t>
        </w:r>
      </w:ins>
      <w:r>
        <w:t xml:space="preserve"> </w:t>
      </w:r>
      <w:del w:id="164" w:author="Helen" w:date="2016-05-01T19:45:00Z">
        <w:r w:rsidDel="00A3237C">
          <w:delText>funding provided</w:delText>
        </w:r>
      </w:del>
      <w:ins w:id="165" w:author="Helen" w:date="2016-05-01T19:45:00Z">
        <w:r w:rsidR="00A3237C">
          <w:t>was granted</w:t>
        </w:r>
      </w:ins>
      <w:r>
        <w:t xml:space="preserve"> between 2010 and 2016. New research areas funded during this time </w:t>
      </w:r>
      <w:del w:id="166" w:author="Helen" w:date="2016-05-01T19:46:00Z">
        <w:r w:rsidDel="00A3237C">
          <w:delText xml:space="preserve">are </w:delText>
        </w:r>
      </w:del>
      <w:ins w:id="167" w:author="Helen" w:date="2016-05-01T19:46:00Z">
        <w:r w:rsidR="00A3237C">
          <w:t xml:space="preserve">have been </w:t>
        </w:r>
      </w:ins>
      <w:r>
        <w:t>Burns and HIV/AIDS.</w:t>
      </w:r>
    </w:p>
    <w:p w:rsidR="005A5792" w:rsidRDefault="005A5792"/>
    <w:p w:rsidR="005A5792" w:rsidRDefault="00961E59">
      <w:proofErr w:type="gramStart"/>
      <w:r>
        <w:lastRenderedPageBreak/>
        <w:t>Fig</w:t>
      </w:r>
      <w:ins w:id="168" w:author="Helen" w:date="2016-05-01T19:08:00Z">
        <w:r w:rsidR="0048559A">
          <w:t>ure</w:t>
        </w:r>
      </w:ins>
      <w:r>
        <w:t xml:space="preserve"> 3.</w:t>
      </w:r>
      <w:proofErr w:type="gramEnd"/>
      <w:r>
        <w:t xml:space="preserve">  Burst Analysis of Topic Keywords</w:t>
      </w:r>
    </w:p>
    <w:p w:rsidR="005A5792" w:rsidRDefault="00961E59">
      <w:r>
        <w:rPr>
          <w:noProof/>
          <w:lang w:bidi="he-IL"/>
        </w:rPr>
        <w:drawing>
          <wp:inline distT="114300" distB="114300" distL="114300" distR="114300">
            <wp:extent cx="2988376" cy="1146411"/>
            <wp:effectExtent l="19050" t="0" r="2474"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cstate="print"/>
                    <a:srcRect/>
                    <a:stretch>
                      <a:fillRect/>
                    </a:stretch>
                  </pic:blipFill>
                  <pic:spPr>
                    <a:xfrm>
                      <a:off x="0" y="0"/>
                      <a:ext cx="3003412" cy="1152179"/>
                    </a:xfrm>
                    <a:prstGeom prst="rect">
                      <a:avLst/>
                    </a:prstGeom>
                    <a:ln/>
                  </pic:spPr>
                </pic:pic>
              </a:graphicData>
            </a:graphic>
          </wp:inline>
        </w:drawing>
      </w:r>
    </w:p>
    <w:p w:rsidR="005A5792" w:rsidRDefault="00961E59" w:rsidP="00185BF5">
      <w:pPr>
        <w:pStyle w:val="Heading2"/>
        <w:ind w:left="0"/>
        <w:contextualSpacing w:val="0"/>
      </w:pPr>
      <w:bookmarkStart w:id="169" w:name="h.dslhmbma76t6" w:colFirst="0" w:colLast="0"/>
      <w:bookmarkEnd w:id="169"/>
      <w:proofErr w:type="gramStart"/>
      <w:r>
        <w:t>2.2  Topical</w:t>
      </w:r>
      <w:proofErr w:type="gramEnd"/>
      <w:r>
        <w:t xml:space="preserve"> Visualization</w:t>
      </w:r>
    </w:p>
    <w:p w:rsidR="005A5792" w:rsidRDefault="00961E59" w:rsidP="00A3237C">
      <w:r>
        <w:t xml:space="preserve">Using GUESS, a network was laid out with the </w:t>
      </w:r>
      <w:proofErr w:type="spellStart"/>
      <w:r>
        <w:t>Kambada</w:t>
      </w:r>
      <w:proofErr w:type="spellEnd"/>
      <w:r>
        <w:t xml:space="preserve"> Kawai algorithm</w:t>
      </w:r>
      <w:ins w:id="170" w:author="Helen" w:date="2016-05-01T19:47:00Z">
        <w:r w:rsidR="00A3237C">
          <w:t xml:space="preserve"> [</w:t>
        </w:r>
      </w:ins>
      <w:ins w:id="171" w:author="Helen" w:date="2016-05-01T20:41:00Z">
        <w:r w:rsidR="005A2DE2">
          <w:t>9</w:t>
        </w:r>
      </w:ins>
      <w:ins w:id="172" w:author="Helen" w:date="2016-05-01T19:47:00Z">
        <w:r w:rsidR="00A3237C">
          <w:t>]</w:t>
        </w:r>
      </w:ins>
      <w:r>
        <w:t xml:space="preserve">, through which we can see nodes </w:t>
      </w:r>
      <w:del w:id="173" w:author="Helen" w:date="2016-05-01T19:47:00Z">
        <w:r w:rsidDel="00A3237C">
          <w:delText>(</w:delText>
        </w:r>
      </w:del>
      <w:ins w:id="174" w:author="Helen" w:date="2016-05-01T19:47:00Z">
        <w:r w:rsidR="00A3237C">
          <w:t>r</w:t>
        </w:r>
      </w:ins>
      <w:del w:id="175" w:author="Helen" w:date="2016-05-01T19:47:00Z">
        <w:r w:rsidDel="00A3237C">
          <w:delText>R</w:delText>
        </w:r>
      </w:del>
      <w:r>
        <w:t>anging from</w:t>
      </w:r>
      <w:ins w:id="176" w:author="Helen" w:date="2016-05-01T19:48:00Z">
        <w:r w:rsidR="00A3237C">
          <w:t xml:space="preserve"> a</w:t>
        </w:r>
      </w:ins>
    </w:p>
    <w:p w:rsidR="005A5792" w:rsidRDefault="00961E59" w:rsidP="00C76447">
      <w:proofErr w:type="gramStart"/>
      <w:r>
        <w:t>cit</w:t>
      </w:r>
      <w:ins w:id="177" w:author="Helen" w:date="2016-05-01T19:47:00Z">
        <w:r w:rsidR="00A3237C">
          <w:t>ation</w:t>
        </w:r>
      </w:ins>
      <w:proofErr w:type="gramEnd"/>
      <w:del w:id="178" w:author="Helen" w:date="2016-05-01T19:47:00Z">
        <w:r w:rsidDel="00A3237C">
          <w:delText>ing</w:delText>
        </w:r>
      </w:del>
      <w:r>
        <w:t xml:space="preserve"> count of </w:t>
      </w:r>
      <w:ins w:id="179" w:author="Helen" w:date="2016-05-01T19:48:00Z">
        <w:r w:rsidR="00A3237C">
          <w:t>six</w:t>
        </w:r>
      </w:ins>
      <w:del w:id="180" w:author="Helen" w:date="2016-05-01T19:48:00Z">
        <w:r w:rsidDel="00A3237C">
          <w:delText>6</w:delText>
        </w:r>
      </w:del>
      <w:r>
        <w:t xml:space="preserve"> to </w:t>
      </w:r>
      <w:ins w:id="181" w:author="Helen" w:date="2016-05-01T19:48:00Z">
        <w:r w:rsidR="00A3237C">
          <w:t>59.</w:t>
        </w:r>
      </w:ins>
      <w:del w:id="182" w:author="Helen" w:date="2016-05-01T19:48:00Z">
        <w:r w:rsidDel="00A3237C">
          <w:delText>),</w:delText>
        </w:r>
      </w:del>
      <w:r>
        <w:t xml:space="preserve"> </w:t>
      </w:r>
      <w:ins w:id="183" w:author="Helen" w:date="2016-05-01T19:48:00Z">
        <w:r w:rsidR="00A3237C">
          <w:t>N</w:t>
        </w:r>
      </w:ins>
      <w:del w:id="184" w:author="Helen" w:date="2016-05-01T19:48:00Z">
        <w:r w:rsidDel="00A3237C">
          <w:delText>n</w:delText>
        </w:r>
      </w:del>
      <w:r>
        <w:t xml:space="preserve">ode size </w:t>
      </w:r>
      <w:del w:id="185" w:author="Helen" w:date="2016-05-01T19:49:00Z">
        <w:r w:rsidDel="00A3237C">
          <w:delText>i</w:delText>
        </w:r>
      </w:del>
      <w:del w:id="186" w:author="Helen" w:date="2016-05-01T19:48:00Z">
        <w:r w:rsidDel="00A3237C">
          <w:delText xml:space="preserve">s </w:delText>
        </w:r>
      </w:del>
      <w:r>
        <w:t>reflect</w:t>
      </w:r>
      <w:ins w:id="187" w:author="Helen" w:date="2016-05-01T19:49:00Z">
        <w:r w:rsidR="00A3237C">
          <w:t>s</w:t>
        </w:r>
      </w:ins>
      <w:del w:id="188" w:author="Helen" w:date="2016-05-01T19:49:00Z">
        <w:r w:rsidDel="00A3237C">
          <w:delText>ing</w:delText>
        </w:r>
      </w:del>
      <w:r>
        <w:t xml:space="preserve"> citation count. Edge </w:t>
      </w:r>
      <w:del w:id="189" w:author="Helen" w:date="2016-05-01T19:50:00Z">
        <w:r w:rsidDel="00A3237C">
          <w:delText>(relationship among nodes) is reflected</w:delText>
        </w:r>
      </w:del>
      <w:del w:id="190" w:author="Helen" w:date="2016-05-01T19:51:00Z">
        <w:r w:rsidDel="00A3237C">
          <w:delText xml:space="preserve"> with </w:delText>
        </w:r>
      </w:del>
      <w:r>
        <w:t xml:space="preserve">color </w:t>
      </w:r>
      <w:ins w:id="191" w:author="Helen" w:date="2016-05-01T19:51:00Z">
        <w:r w:rsidR="00A3237C">
          <w:t xml:space="preserve">and weight </w:t>
        </w:r>
      </w:ins>
      <w:del w:id="192" w:author="Helen" w:date="2016-05-01T19:51:00Z">
        <w:r w:rsidDel="00A3237C">
          <w:delText xml:space="preserve">and </w:delText>
        </w:r>
      </w:del>
      <w:ins w:id="193" w:author="Helen" w:date="2016-05-01T19:51:00Z">
        <w:r w:rsidR="00A3237C">
          <w:t xml:space="preserve">reflects </w:t>
        </w:r>
      </w:ins>
      <w:r>
        <w:t>relationship strength</w:t>
      </w:r>
      <w:ins w:id="194" w:author="Helen" w:date="2016-05-01T19:51:00Z">
        <w:r w:rsidR="00A3237C">
          <w:t xml:space="preserve">, </w:t>
        </w:r>
      </w:ins>
      <w:del w:id="195" w:author="Helen" w:date="2016-05-01T19:51:00Z">
        <w:r w:rsidDel="00A3237C">
          <w:delText xml:space="preserve"> (</w:delText>
        </w:r>
      </w:del>
      <w:r>
        <w:t xml:space="preserve">ranging from </w:t>
      </w:r>
      <w:del w:id="196" w:author="Helen" w:date="2016-05-01T19:51:00Z">
        <w:r w:rsidDel="00A3237C">
          <w:delText xml:space="preserve">count </w:delText>
        </w:r>
      </w:del>
      <w:ins w:id="197" w:author="Helen" w:date="2016-05-01T19:51:00Z">
        <w:r w:rsidR="00A3237C">
          <w:t xml:space="preserve">three </w:t>
        </w:r>
      </w:ins>
      <w:del w:id="198" w:author="Helen" w:date="2016-05-01T19:51:00Z">
        <w:r w:rsidDel="00A3237C">
          <w:delText>3</w:delText>
        </w:r>
      </w:del>
      <w:r>
        <w:t xml:space="preserve"> to 33</w:t>
      </w:r>
      <w:del w:id="199" w:author="Helen" w:date="2016-05-01T19:51:00Z">
        <w:r w:rsidDel="00A3237C">
          <w:delText>)</w:delText>
        </w:r>
      </w:del>
      <w:ins w:id="200" w:author="Helen" w:date="2016-05-01T19:53:00Z">
        <w:r w:rsidR="00A3237C">
          <w:t xml:space="preserve"> co-</w:t>
        </w:r>
        <w:r w:rsidR="00C76447">
          <w:t>occurring</w:t>
        </w:r>
        <w:r w:rsidR="00A3237C">
          <w:t xml:space="preserve"> keywords</w:t>
        </w:r>
      </w:ins>
      <w:r>
        <w:t xml:space="preserve">. </w:t>
      </w:r>
      <w:del w:id="201" w:author="Helen" w:date="2016-05-01T19:53:00Z">
        <w:r w:rsidDel="00C76447">
          <w:delText xml:space="preserve">At the end </w:delText>
        </w:r>
      </w:del>
      <w:ins w:id="202" w:author="Helen" w:date="2016-05-01T19:54:00Z">
        <w:r w:rsidR="00C76447">
          <w:t>The l</w:t>
        </w:r>
      </w:ins>
      <w:del w:id="203" w:author="Helen" w:date="2016-05-01T19:53:00Z">
        <w:r w:rsidDel="00C76447">
          <w:delText>l</w:delText>
        </w:r>
      </w:del>
      <w:r>
        <w:t>egend</w:t>
      </w:r>
      <w:del w:id="204" w:author="Helen" w:date="2016-05-01T19:54:00Z">
        <w:r w:rsidDel="00C76447">
          <w:delText>s</w:delText>
        </w:r>
      </w:del>
      <w:r>
        <w:t xml:space="preserve"> w</w:t>
      </w:r>
      <w:ins w:id="205" w:author="Helen" w:date="2016-05-01T19:54:00Z">
        <w:r w:rsidR="00C76447">
          <w:t>as</w:t>
        </w:r>
      </w:ins>
      <w:del w:id="206" w:author="Helen" w:date="2016-05-01T19:54:00Z">
        <w:r w:rsidDel="00C76447">
          <w:delText>ere</w:delText>
        </w:r>
      </w:del>
      <w:r>
        <w:t xml:space="preserve"> </w:t>
      </w:r>
      <w:del w:id="207" w:author="Helen" w:date="2016-05-01T19:53:00Z">
        <w:r w:rsidDel="00C76447">
          <w:delText xml:space="preserve"> </w:delText>
        </w:r>
      </w:del>
      <w:r>
        <w:t xml:space="preserve">added using </w:t>
      </w:r>
      <w:proofErr w:type="spellStart"/>
      <w:r>
        <w:t>Inkscape</w:t>
      </w:r>
      <w:proofErr w:type="spellEnd"/>
      <w:r>
        <w:t>.</w:t>
      </w:r>
      <w:ins w:id="208" w:author="Helen" w:date="2016-05-01T19:53:00Z">
        <w:r w:rsidR="00C76447">
          <w:t xml:space="preserve"> </w:t>
        </w:r>
      </w:ins>
      <w:del w:id="209" w:author="Helen" w:date="2016-05-01T19:53:00Z">
        <w:r w:rsidDel="00C76447">
          <w:delText xml:space="preserve">  </w:delText>
        </w:r>
      </w:del>
      <w:r>
        <w:t>The word cloud can be seen in Figure 1.</w:t>
      </w:r>
    </w:p>
    <w:p w:rsidR="005A5792" w:rsidRDefault="005A5792"/>
    <w:p w:rsidR="005A5792" w:rsidRDefault="00961E59">
      <w:proofErr w:type="gramStart"/>
      <w:r>
        <w:t>Fig</w:t>
      </w:r>
      <w:ins w:id="210" w:author="Helen" w:date="2016-05-01T19:08:00Z">
        <w:r w:rsidR="0048559A">
          <w:t>ure</w:t>
        </w:r>
      </w:ins>
      <w:del w:id="211" w:author="Helen" w:date="2016-05-01T20:24:00Z">
        <w:r w:rsidDel="003B2502">
          <w:delText>.</w:delText>
        </w:r>
      </w:del>
      <w:r>
        <w:t xml:space="preserve"> 4.</w:t>
      </w:r>
      <w:proofErr w:type="gramEnd"/>
      <w:r>
        <w:t xml:space="preserve"> </w:t>
      </w:r>
      <w:proofErr w:type="spellStart"/>
      <w:r>
        <w:t>Kamada</w:t>
      </w:r>
      <w:proofErr w:type="spellEnd"/>
      <w:r>
        <w:t xml:space="preserve"> Kawai Network Visualization of Research Topic Keywords</w:t>
      </w:r>
    </w:p>
    <w:p w:rsidR="005A5792" w:rsidRDefault="00961E59">
      <w:r>
        <w:rPr>
          <w:noProof/>
          <w:lang w:bidi="he-IL"/>
        </w:rPr>
        <w:drawing>
          <wp:inline distT="114300" distB="114300" distL="114300" distR="114300">
            <wp:extent cx="2985807" cy="194691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rcRect/>
                    <a:stretch>
                      <a:fillRect/>
                    </a:stretch>
                  </pic:blipFill>
                  <pic:spPr>
                    <a:xfrm>
                      <a:off x="0" y="0"/>
                      <a:ext cx="2985807" cy="1946910"/>
                    </a:xfrm>
                    <a:prstGeom prst="rect">
                      <a:avLst/>
                    </a:prstGeom>
                    <a:ln/>
                  </pic:spPr>
                </pic:pic>
              </a:graphicData>
            </a:graphic>
          </wp:inline>
        </w:drawing>
      </w:r>
    </w:p>
    <w:p w:rsidR="005A5792" w:rsidRDefault="005A5792"/>
    <w:p w:rsidR="005A5792" w:rsidRDefault="00961E59" w:rsidP="00185BF5">
      <w:pPr>
        <w:pStyle w:val="Heading2"/>
        <w:ind w:left="0"/>
        <w:contextualSpacing w:val="0"/>
      </w:pPr>
      <w:bookmarkStart w:id="212" w:name="h.2vy85pf12b5g" w:colFirst="0" w:colLast="0"/>
      <w:bookmarkEnd w:id="212"/>
      <w:r>
        <w:t>2.3 Geospatial Visualization</w:t>
      </w:r>
    </w:p>
    <w:p w:rsidR="005A5792" w:rsidRDefault="00961E59" w:rsidP="00C76447">
      <w:r>
        <w:t xml:space="preserve">There were 56 records with missing institution names and one institution </w:t>
      </w:r>
      <w:ins w:id="213" w:author="Helen" w:date="2016-05-01T19:55:00Z">
        <w:r w:rsidR="00C76447">
          <w:t>was</w:t>
        </w:r>
      </w:ins>
      <w:del w:id="214" w:author="Helen" w:date="2016-05-01T19:55:00Z">
        <w:r w:rsidDel="00C76447">
          <w:delText>is</w:delText>
        </w:r>
      </w:del>
      <w:r>
        <w:t xml:space="preserve"> located outside of the United States</w:t>
      </w:r>
      <w:ins w:id="215" w:author="Helen" w:date="2016-05-01T19:55:00Z">
        <w:r w:rsidR="00C76447">
          <w:t>;</w:t>
        </w:r>
      </w:ins>
      <w:del w:id="216" w:author="Helen" w:date="2016-05-01T19:55:00Z">
        <w:r w:rsidDel="00C76447">
          <w:delText>,</w:delText>
        </w:r>
      </w:del>
      <w:r>
        <w:t xml:space="preserve"> thus their zip codes could not be identified. From the 380 research projects with geolocation, we identified 29 distinct institutions which </w:t>
      </w:r>
      <w:ins w:id="217" w:author="Helen" w:date="2016-05-01T19:55:00Z">
        <w:r w:rsidR="00C76447">
          <w:t>were</w:t>
        </w:r>
      </w:ins>
      <w:del w:id="218" w:author="Helen" w:date="2016-05-01T19:55:00Z">
        <w:r w:rsidDel="00C76447">
          <w:delText>are</w:delText>
        </w:r>
      </w:del>
      <w:r>
        <w:t xml:space="preserve"> the focus of the geo</w:t>
      </w:r>
      <w:ins w:id="219" w:author="Helen" w:date="2016-05-01T19:55:00Z">
        <w:r w:rsidR="00C76447">
          <w:t>spatial</w:t>
        </w:r>
      </w:ins>
      <w:r>
        <w:t xml:space="preserve"> maps. </w:t>
      </w:r>
    </w:p>
    <w:p w:rsidR="005A5792" w:rsidRDefault="005A5792"/>
    <w:p w:rsidR="005A5792" w:rsidRDefault="00961E59">
      <w:r>
        <w:t>Fig</w:t>
      </w:r>
      <w:ins w:id="220" w:author="Helen" w:date="2016-05-01T19:08:00Z">
        <w:r w:rsidR="0048559A">
          <w:t>ure</w:t>
        </w:r>
      </w:ins>
      <w:del w:id="221" w:author="Helen" w:date="2016-05-01T20:24:00Z">
        <w:r w:rsidDel="003B2502">
          <w:delText>.</w:delText>
        </w:r>
      </w:del>
      <w:r>
        <w:t xml:space="preserve"> 5: Proportional Symbol Map of institutions receiving grant funding in occupational therapy research between 2000 and 2016</w:t>
      </w:r>
    </w:p>
    <w:p w:rsidR="005A5792" w:rsidRDefault="00961E59">
      <w:r>
        <w:rPr>
          <w:noProof/>
          <w:lang w:bidi="he-IL"/>
        </w:rPr>
        <w:drawing>
          <wp:inline distT="114300" distB="114300" distL="114300" distR="114300">
            <wp:extent cx="2969810" cy="1523147"/>
            <wp:effectExtent l="19050" t="19050" r="21040" b="19903"/>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cstate="print"/>
                    <a:srcRect/>
                    <a:stretch>
                      <a:fillRect/>
                    </a:stretch>
                  </pic:blipFill>
                  <pic:spPr>
                    <a:xfrm>
                      <a:off x="0" y="0"/>
                      <a:ext cx="2970574" cy="1523539"/>
                    </a:xfrm>
                    <a:prstGeom prst="rect">
                      <a:avLst/>
                    </a:prstGeom>
                    <a:ln w="12700">
                      <a:solidFill>
                        <a:srgbClr val="000000"/>
                      </a:solidFill>
                      <a:prstDash val="solid"/>
                    </a:ln>
                  </pic:spPr>
                </pic:pic>
              </a:graphicData>
            </a:graphic>
          </wp:inline>
        </w:drawing>
      </w:r>
    </w:p>
    <w:p w:rsidR="005A5792" w:rsidRDefault="00961E59" w:rsidP="00185BF5">
      <w:pPr>
        <w:pStyle w:val="Heading2"/>
        <w:ind w:left="0"/>
        <w:contextualSpacing w:val="0"/>
      </w:pPr>
      <w:bookmarkStart w:id="222" w:name="h.hyoyxjdrm2wj" w:colFirst="0" w:colLast="0"/>
      <w:bookmarkEnd w:id="222"/>
      <w:proofErr w:type="gramStart"/>
      <w:r>
        <w:lastRenderedPageBreak/>
        <w:t>2.4  Bipartite</w:t>
      </w:r>
      <w:proofErr w:type="gramEnd"/>
      <w:r>
        <w:t xml:space="preserve"> Networks</w:t>
      </w:r>
    </w:p>
    <w:p w:rsidR="005A5792" w:rsidRDefault="00961E59">
      <w:proofErr w:type="gramStart"/>
      <w:r>
        <w:t>Fig</w:t>
      </w:r>
      <w:ins w:id="223" w:author="Helen" w:date="2016-05-01T19:56:00Z">
        <w:r w:rsidR="00C76447">
          <w:t>ure</w:t>
        </w:r>
      </w:ins>
      <w:r>
        <w:t xml:space="preserve"> 6.</w:t>
      </w:r>
      <w:proofErr w:type="gramEnd"/>
      <w:r>
        <w:t xml:space="preserve"> </w:t>
      </w:r>
      <w:proofErr w:type="gramStart"/>
      <w:r>
        <w:t>Network map of 51 Principal Investigators working on 29 diagnoses for a period of 1982 through 2016.</w:t>
      </w:r>
      <w:proofErr w:type="gramEnd"/>
      <w:r>
        <w:t xml:space="preserve"> </w:t>
      </w:r>
    </w:p>
    <w:p w:rsidR="005A5792" w:rsidRDefault="00085E1B">
      <w:r>
        <w:rPr>
          <w:noProof/>
          <w:lang w:bidi="he-IL"/>
        </w:rPr>
        <w:drawing>
          <wp:inline distT="0" distB="0" distL="0" distR="0">
            <wp:extent cx="2710502" cy="3816606"/>
            <wp:effectExtent l="19050" t="0" r="0" b="0"/>
            <wp:docPr id="8" name="Picture 7" descr="Bipartit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artite2016.png"/>
                    <pic:cNvPicPr/>
                  </pic:nvPicPr>
                  <pic:blipFill>
                    <a:blip r:embed="rId11" cstate="print"/>
                    <a:stretch>
                      <a:fillRect/>
                    </a:stretch>
                  </pic:blipFill>
                  <pic:spPr>
                    <a:xfrm>
                      <a:off x="0" y="0"/>
                      <a:ext cx="2712956" cy="3820061"/>
                    </a:xfrm>
                    <a:prstGeom prst="rect">
                      <a:avLst/>
                    </a:prstGeom>
                  </pic:spPr>
                </pic:pic>
              </a:graphicData>
            </a:graphic>
          </wp:inline>
        </w:drawing>
      </w:r>
    </w:p>
    <w:p w:rsidR="005A5792" w:rsidRDefault="005A5792"/>
    <w:p w:rsidR="005A5792" w:rsidRDefault="00961E59" w:rsidP="00C76447">
      <w:r>
        <w:t xml:space="preserve">The dataset </w:t>
      </w:r>
      <w:ins w:id="224" w:author="Helen" w:date="2016-05-01T19:56:00Z">
        <w:r w:rsidR="00C76447">
          <w:t>was</w:t>
        </w:r>
      </w:ins>
      <w:del w:id="225" w:author="Helen" w:date="2016-05-01T19:56:00Z">
        <w:r w:rsidDel="00C76447">
          <w:delText>is</w:delText>
        </w:r>
      </w:del>
      <w:r>
        <w:t xml:space="preserve"> cumulatively sliced by seven years. The nodes </w:t>
      </w:r>
      <w:ins w:id="226" w:author="Helen" w:date="2016-05-01T19:56:00Z">
        <w:r w:rsidR="00C76447">
          <w:t>were</w:t>
        </w:r>
      </w:ins>
      <w:del w:id="227" w:author="Helen" w:date="2016-05-01T19:56:00Z">
        <w:r w:rsidDel="00C76447">
          <w:delText>are</w:delText>
        </w:r>
      </w:del>
      <w:r>
        <w:t xml:space="preserve"> assigned to eight communities of diagnoses based on the </w:t>
      </w:r>
      <w:proofErr w:type="spellStart"/>
      <w:r>
        <w:t>Blondel</w:t>
      </w:r>
      <w:proofErr w:type="spellEnd"/>
      <w:r>
        <w:t xml:space="preserve"> Community Detection algorithm. The nodes represent</w:t>
      </w:r>
      <w:ins w:id="228" w:author="Helen" w:date="2016-05-01T19:57:00Z">
        <w:r w:rsidR="00C76447">
          <w:t>ed</w:t>
        </w:r>
      </w:ins>
      <w:r>
        <w:t xml:space="preserve"> primary investigators and diagnoses.  Nodes, respective labels and linkages between the nodes </w:t>
      </w:r>
      <w:ins w:id="229" w:author="Helen" w:date="2016-05-01T19:57:00Z">
        <w:r w:rsidR="00C76447">
          <w:t>were</w:t>
        </w:r>
      </w:ins>
      <w:del w:id="230" w:author="Helen" w:date="2016-05-01T19:57:00Z">
        <w:r w:rsidDel="00C76447">
          <w:delText>are</w:delText>
        </w:r>
      </w:del>
      <w:r>
        <w:t xml:space="preserve"> </w:t>
      </w:r>
      <w:proofErr w:type="spellStart"/>
      <w:r>
        <w:t>sized</w:t>
      </w:r>
      <w:proofErr w:type="spellEnd"/>
      <w:r>
        <w:t xml:space="preserve"> by the number of references to diagnoses.  The maximum number of references (115) </w:t>
      </w:r>
      <w:ins w:id="231" w:author="Helen" w:date="2016-05-01T19:57:00Z">
        <w:r w:rsidR="00C76447">
          <w:t>was</w:t>
        </w:r>
      </w:ins>
      <w:del w:id="232" w:author="Helen" w:date="2016-05-01T19:57:00Z">
        <w:r w:rsidDel="00C76447">
          <w:delText>is</w:delText>
        </w:r>
      </w:del>
      <w:r>
        <w:t xml:space="preserve"> attributed to the ‘Other’ diagnosis.  The maximum number of connections (15) between nodes </w:t>
      </w:r>
      <w:ins w:id="233" w:author="Helen" w:date="2016-05-01T19:58:00Z">
        <w:r w:rsidR="00C76447">
          <w:t>was</w:t>
        </w:r>
      </w:ins>
      <w:del w:id="234" w:author="Helen" w:date="2016-05-01T19:58:00Z">
        <w:r w:rsidDel="00C76447">
          <w:delText>is</w:delText>
        </w:r>
      </w:del>
      <w:r>
        <w:t xml:space="preserve"> associated with </w:t>
      </w:r>
      <w:ins w:id="235" w:author="Helen" w:date="2016-05-01T19:58:00Z">
        <w:r w:rsidR="00C76447">
          <w:t xml:space="preserve">the </w:t>
        </w:r>
      </w:ins>
      <w:r>
        <w:t xml:space="preserve">‘Stroke’ diagnosis and Principal Investigator Stephen Page.  The top five researchers with the most </w:t>
      </w:r>
      <w:del w:id="236" w:author="Helen" w:date="2016-05-01T19:58:00Z">
        <w:r w:rsidDel="00C76447">
          <w:delText xml:space="preserve">number of </w:delText>
        </w:r>
      </w:del>
      <w:r>
        <w:t xml:space="preserve">diagnoses referenced on the final cumulative time slice </w:t>
      </w:r>
      <w:ins w:id="237" w:author="Helen" w:date="2016-05-01T19:58:00Z">
        <w:r w:rsidR="00C76447">
          <w:t xml:space="preserve">were </w:t>
        </w:r>
      </w:ins>
      <w:r>
        <w:t>outlined with the color</w:t>
      </w:r>
      <w:ins w:id="238" w:author="Helen" w:date="2016-05-01T19:59:00Z">
        <w:r w:rsidR="00C76447">
          <w:t>s</w:t>
        </w:r>
      </w:ins>
      <w:r>
        <w:t xml:space="preserve"> of the</w:t>
      </w:r>
      <w:ins w:id="239" w:author="Helen" w:date="2016-05-01T19:59:00Z">
        <w:r w:rsidR="00C76447">
          <w:t>ir</w:t>
        </w:r>
      </w:ins>
      <w:r>
        <w:t xml:space="preserve"> respective communit</w:t>
      </w:r>
      <w:ins w:id="240" w:author="Helen" w:date="2016-05-01T19:59:00Z">
        <w:r w:rsidR="00C76447">
          <w:t>ies</w:t>
        </w:r>
      </w:ins>
      <w:del w:id="241" w:author="Helen" w:date="2016-05-01T19:59:00Z">
        <w:r w:rsidDel="00C76447">
          <w:delText>y</w:delText>
        </w:r>
      </w:del>
      <w:r>
        <w:t xml:space="preserve"> as follows: Theresa May-Benson – Autism Spectrum Disorders, Kenneth </w:t>
      </w:r>
      <w:proofErr w:type="spellStart"/>
      <w:r>
        <w:t>Ottenbacher</w:t>
      </w:r>
      <w:proofErr w:type="spellEnd"/>
      <w:r>
        <w:t xml:space="preserve"> – Other diagnoses, Patricia Davies - Sensory integration/processing disorders, and Mary Jane </w:t>
      </w:r>
      <w:proofErr w:type="spellStart"/>
      <w:r>
        <w:t>Mulcahey</w:t>
      </w:r>
      <w:proofErr w:type="spellEnd"/>
      <w:r>
        <w:t xml:space="preserve"> and Corey Mc</w:t>
      </w:r>
      <w:ins w:id="242" w:author="Helen" w:date="2016-05-01T19:59:00Z">
        <w:r w:rsidR="00C76447">
          <w:t>G</w:t>
        </w:r>
      </w:ins>
      <w:del w:id="243" w:author="Helen" w:date="2016-05-01T19:59:00Z">
        <w:r w:rsidDel="00C76447">
          <w:delText>g</w:delText>
        </w:r>
      </w:del>
      <w:r>
        <w:t>ee - Spinal cord injuries.</w:t>
      </w:r>
    </w:p>
    <w:p w:rsidR="005A5792" w:rsidRDefault="00961E59" w:rsidP="00185BF5">
      <w:pPr>
        <w:pStyle w:val="Heading2"/>
        <w:ind w:left="0"/>
        <w:contextualSpacing w:val="0"/>
      </w:pPr>
      <w:bookmarkStart w:id="244" w:name="h.v2d6n2r7du82" w:colFirst="0" w:colLast="0"/>
      <w:bookmarkEnd w:id="244"/>
      <w:r>
        <w:t>2.5 Data Exploration using Tableau Public</w:t>
      </w:r>
    </w:p>
    <w:p w:rsidR="005A5792" w:rsidDel="00C76447" w:rsidRDefault="00961E59">
      <w:r>
        <w:t>Figure 7 shows the main screen in the Tableau tool</w:t>
      </w:r>
      <w:ins w:id="245" w:author="Helen" w:date="2016-05-01T20:01:00Z">
        <w:r w:rsidR="00C76447">
          <w:t xml:space="preserve"> [8]</w:t>
        </w:r>
      </w:ins>
      <w:r>
        <w:t xml:space="preserve">.  Additional visuals were added for value-added analysis, such as studies by Institution and Diagnosis.   </w:t>
      </w:r>
      <w:moveFromRangeStart w:id="246" w:author="Helen" w:date="2016-05-01T20:01:00Z" w:name="move449896190"/>
      <w:moveFrom w:id="247" w:author="Helen" w:date="2016-05-01T20:01:00Z">
        <w:r w:rsidR="00A66B3A" w:rsidDel="00C76447">
          <w:fldChar w:fldCharType="begin"/>
        </w:r>
        <w:r w:rsidR="00A66B3A" w:rsidDel="00C76447">
          <w:instrText>HYPERLINK "https://public.tableau.com/views/AOTAResearchDatabase/StudyExplorer?:embed=y&amp;:display_count=yes&amp;:showTabs=y" \h</w:instrText>
        </w:r>
        <w:r w:rsidR="00A66B3A" w:rsidDel="00C76447">
          <w:fldChar w:fldCharType="separate"/>
        </w:r>
        <w:r w:rsidDel="00C76447">
          <w:rPr>
            <w:color w:val="1155CC"/>
            <w:u w:val="single"/>
          </w:rPr>
          <w:t>https://public.tableau.com/views/AOTAResearchDatabase/StudyExplorer?:embed=y&amp;:display_count=yes&amp;:showTabs=y</w:t>
        </w:r>
        <w:r w:rsidR="00A66B3A" w:rsidDel="00C76447">
          <w:fldChar w:fldCharType="end"/>
        </w:r>
      </w:moveFrom>
    </w:p>
    <w:moveFromRangeEnd w:id="246"/>
    <w:p w:rsidR="005A5792" w:rsidRDefault="005A5792" w:rsidP="00C76447"/>
    <w:p w:rsidR="005A5792" w:rsidRDefault="00961E59">
      <w:proofErr w:type="gramStart"/>
      <w:r>
        <w:t>Fig</w:t>
      </w:r>
      <w:ins w:id="248" w:author="Helen" w:date="2016-05-01T20:01:00Z">
        <w:r w:rsidR="00C76447">
          <w:t>ure</w:t>
        </w:r>
      </w:ins>
      <w:del w:id="249" w:author="Helen" w:date="2016-05-01T20:24:00Z">
        <w:r w:rsidDel="003B2502">
          <w:delText>.</w:delText>
        </w:r>
      </w:del>
      <w:r>
        <w:t xml:space="preserve"> 7.</w:t>
      </w:r>
      <w:proofErr w:type="gramEnd"/>
      <w:r>
        <w:t xml:space="preserve">  Study Explorer Screen from Tableau Public</w:t>
      </w:r>
    </w:p>
    <w:p w:rsidR="005A5792" w:rsidRDefault="00961E59">
      <w:r>
        <w:rPr>
          <w:noProof/>
          <w:lang w:bidi="he-IL"/>
        </w:rPr>
        <w:lastRenderedPageBreak/>
        <w:drawing>
          <wp:inline distT="114300" distB="114300" distL="114300" distR="114300">
            <wp:extent cx="2876813" cy="154495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cstate="print"/>
                    <a:srcRect/>
                    <a:stretch>
                      <a:fillRect/>
                    </a:stretch>
                  </pic:blipFill>
                  <pic:spPr>
                    <a:xfrm>
                      <a:off x="0" y="0"/>
                      <a:ext cx="2876813" cy="1544955"/>
                    </a:xfrm>
                    <a:prstGeom prst="rect">
                      <a:avLst/>
                    </a:prstGeom>
                    <a:ln/>
                  </pic:spPr>
                </pic:pic>
              </a:graphicData>
            </a:graphic>
          </wp:inline>
        </w:drawing>
      </w:r>
    </w:p>
    <w:p w:rsidR="005A5792" w:rsidRDefault="00961E59">
      <w:pPr>
        <w:pStyle w:val="Heading1"/>
        <w:contextualSpacing w:val="0"/>
      </w:pPr>
      <w:bookmarkStart w:id="250" w:name="h.s08hf9d0w1ao" w:colFirst="0" w:colLast="0"/>
      <w:bookmarkEnd w:id="250"/>
      <w:r>
        <w:t xml:space="preserve">3    </w:t>
      </w:r>
      <w:r w:rsidRPr="00185BF5">
        <w:rPr>
          <w:smallCaps/>
        </w:rPr>
        <w:t>Discussion</w:t>
      </w:r>
    </w:p>
    <w:p w:rsidR="005A5792" w:rsidRDefault="00961E59" w:rsidP="00185BF5">
      <w:pPr>
        <w:pStyle w:val="Heading2"/>
        <w:ind w:left="0"/>
        <w:contextualSpacing w:val="0"/>
      </w:pPr>
      <w:bookmarkStart w:id="251" w:name="h.xkh7vtl0p9xx" w:colFirst="0" w:colLast="0"/>
      <w:bookmarkEnd w:id="251"/>
      <w:proofErr w:type="gramStart"/>
      <w:r>
        <w:t>3.1  Temporal</w:t>
      </w:r>
      <w:proofErr w:type="gramEnd"/>
      <w:r>
        <w:t xml:space="preserve"> Analysis</w:t>
      </w:r>
    </w:p>
    <w:p w:rsidR="005A5792" w:rsidRDefault="00C53F92" w:rsidP="00A41C74">
      <w:ins w:id="252" w:author="Helen" w:date="2016-05-01T20:05:00Z">
        <w:r>
          <w:t>Despite the increasing number of research areas receiving funding</w:t>
        </w:r>
        <w:proofErr w:type="gramStart"/>
        <w:r>
          <w:t xml:space="preserve">,  </w:t>
        </w:r>
      </w:ins>
      <w:proofErr w:type="gramEnd"/>
      <w:del w:id="253" w:author="Helen" w:date="2016-05-01T20:05:00Z">
        <w:r w:rsidR="00961E59" w:rsidDel="00C53F92">
          <w:delText xml:space="preserve">As more </w:delText>
        </w:r>
      </w:del>
      <w:del w:id="254" w:author="Helen" w:date="2016-05-01T20:02:00Z">
        <w:r w:rsidR="00961E59" w:rsidDel="00C76447">
          <w:delText xml:space="preserve">and more </w:delText>
        </w:r>
      </w:del>
      <w:del w:id="255" w:author="Helen" w:date="2016-05-01T20:05:00Z">
        <w:r w:rsidR="00961E59" w:rsidDel="00C53F92">
          <w:delText xml:space="preserve">research areas are funded, the data only shows a few, such as </w:delText>
        </w:r>
      </w:del>
      <w:ins w:id="256" w:author="Helen" w:date="2016-05-01T20:06:00Z">
        <w:r>
          <w:t xml:space="preserve">only a few, such as </w:t>
        </w:r>
      </w:ins>
      <w:r w:rsidR="00961E59">
        <w:t xml:space="preserve">Autism and Stroke, </w:t>
      </w:r>
      <w:del w:id="257" w:author="Helen" w:date="2016-05-01T20:06:00Z">
        <w:r w:rsidR="00961E59" w:rsidDel="00C53F92">
          <w:delText xml:space="preserve">are </w:delText>
        </w:r>
      </w:del>
      <w:ins w:id="258" w:author="Helen" w:date="2016-05-01T20:06:00Z">
        <w:r>
          <w:t xml:space="preserve">were </w:t>
        </w:r>
      </w:ins>
      <w:r w:rsidR="00961E59">
        <w:t>consistently funded</w:t>
      </w:r>
      <w:del w:id="259" w:author="Helen" w:date="2016-05-01T20:06:00Z">
        <w:r w:rsidR="00961E59" w:rsidDel="00C53F92">
          <w:delText xml:space="preserve"> year over year</w:delText>
        </w:r>
      </w:del>
      <w:r w:rsidR="00961E59">
        <w:t xml:space="preserve">.  Most of the research projects covered multiple diagnosis areas.  </w:t>
      </w:r>
      <w:del w:id="260" w:author="Helen" w:date="2016-05-01T20:07:00Z">
        <w:r w:rsidR="00961E59" w:rsidDel="00C53F92">
          <w:delText xml:space="preserve">Since funding was not attributed by diagnosis area, </w:delText>
        </w:r>
        <w:r w:rsidR="00961E59" w:rsidDel="00C53F92">
          <w:rPr>
            <w:color w:val="FF0000"/>
          </w:rPr>
          <w:delText>we assumed what about this</w:delText>
        </w:r>
        <w:r w:rsidR="00961E59" w:rsidDel="00C53F92">
          <w:delText xml:space="preserve">.  </w:delText>
        </w:r>
      </w:del>
      <w:ins w:id="261" w:author="Helen" w:date="2016-05-01T20:10:00Z">
        <w:r>
          <w:t>T</w:t>
        </w:r>
      </w:ins>
      <w:ins w:id="262" w:author="Helen" w:date="2016-05-01T20:09:00Z">
        <w:r>
          <w:t>he r</w:t>
        </w:r>
      </w:ins>
      <w:del w:id="263" w:author="Helen" w:date="2016-05-01T20:09:00Z">
        <w:r w:rsidR="00961E59" w:rsidDel="00C53F92">
          <w:delText>R</w:delText>
        </w:r>
      </w:del>
      <w:r w:rsidR="00961E59">
        <w:t xml:space="preserve">esults of temporal analysis </w:t>
      </w:r>
      <w:ins w:id="264" w:author="Helen" w:date="2016-05-01T20:10:00Z">
        <w:r>
          <w:t>c</w:t>
        </w:r>
      </w:ins>
      <w:del w:id="265" w:author="Helen" w:date="2016-05-01T20:10:00Z">
        <w:r w:rsidR="00961E59" w:rsidDel="00C53F92">
          <w:delText>sh</w:delText>
        </w:r>
      </w:del>
      <w:r w:rsidR="00961E59">
        <w:t xml:space="preserve">ould be overlaid with various diseases that primarily hit during that period. Overlaying this disease information with AOTF research areas could explain if AOTF research projects were reactive or proactive in nature. Also, it </w:t>
      </w:r>
      <w:del w:id="266" w:author="Helen" w:date="2016-05-01T20:12:00Z">
        <w:r w:rsidR="00961E59" w:rsidDel="00C53F92">
          <w:delText xml:space="preserve">will </w:delText>
        </w:r>
      </w:del>
      <w:ins w:id="267" w:author="Helen" w:date="2016-05-01T20:12:00Z">
        <w:r>
          <w:t xml:space="preserve">would </w:t>
        </w:r>
      </w:ins>
      <w:r w:rsidR="00961E59">
        <w:t xml:space="preserve">highlight how relevant </w:t>
      </w:r>
      <w:ins w:id="268" w:author="Helen" w:date="2016-05-01T20:12:00Z">
        <w:r>
          <w:t xml:space="preserve">the </w:t>
        </w:r>
      </w:ins>
      <w:r w:rsidR="00961E59">
        <w:t xml:space="preserve">research areas have been </w:t>
      </w:r>
      <w:del w:id="269" w:author="Helen" w:date="2016-05-01T20:11:00Z">
        <w:r w:rsidR="00961E59" w:rsidDel="00C53F92">
          <w:delText xml:space="preserve">with </w:delText>
        </w:r>
      </w:del>
      <w:ins w:id="270" w:author="Helen" w:date="2016-05-01T20:11:00Z">
        <w:r>
          <w:t xml:space="preserve">to </w:t>
        </w:r>
      </w:ins>
      <w:r w:rsidR="00961E59">
        <w:t xml:space="preserve">the conditions/health care issues prevalent during those times. </w:t>
      </w:r>
      <w:del w:id="271" w:author="Helen" w:date="2016-05-01T20:12:00Z">
        <w:r w:rsidR="00961E59" w:rsidDel="00C53F92">
          <w:delText xml:space="preserve">Peer comparison could be interesting. </w:delText>
        </w:r>
      </w:del>
      <w:r w:rsidR="00961E59">
        <w:t>Comparing AOTF research areas and funding amounts to other organizational funded research areas w</w:t>
      </w:r>
      <w:ins w:id="272" w:author="Helen" w:date="2016-05-01T20:12:00Z">
        <w:r>
          <w:t>ould</w:t>
        </w:r>
      </w:ins>
      <w:del w:id="273" w:author="Helen" w:date="2016-05-01T20:12:00Z">
        <w:r w:rsidR="00961E59" w:rsidDel="00C53F92">
          <w:delText>ill</w:delText>
        </w:r>
      </w:del>
      <w:r w:rsidR="00961E59">
        <w:t xml:space="preserve"> explain if there </w:t>
      </w:r>
      <w:ins w:id="274" w:author="Helen" w:date="2016-05-01T20:12:00Z">
        <w:r>
          <w:t>was</w:t>
        </w:r>
      </w:ins>
      <w:del w:id="275" w:author="Helen" w:date="2016-05-01T20:12:00Z">
        <w:r w:rsidR="00961E59" w:rsidDel="00C53F92">
          <w:delText>is</w:delText>
        </w:r>
      </w:del>
      <w:r w:rsidR="00961E59">
        <w:t xml:space="preserve"> funding overload in some areas, or lack of funding. Such analysis w</w:t>
      </w:r>
      <w:del w:id="276" w:author="Helen" w:date="2016-05-01T20:13:00Z">
        <w:r w:rsidR="00961E59" w:rsidDel="00C53F92">
          <w:delText>i</w:delText>
        </w:r>
      </w:del>
      <w:ins w:id="277" w:author="Helen" w:date="2016-05-01T20:13:00Z">
        <w:r>
          <w:t>ould</w:t>
        </w:r>
      </w:ins>
      <w:del w:id="278" w:author="Helen" w:date="2016-05-01T20:13:00Z">
        <w:r w:rsidR="00961E59" w:rsidDel="00C53F92">
          <w:delText>ll</w:delText>
        </w:r>
      </w:del>
      <w:r w:rsidR="00961E59">
        <w:t xml:space="preserve"> also highlight if the research areas </w:t>
      </w:r>
      <w:ins w:id="279" w:author="Helen" w:date="2016-05-01T20:13:00Z">
        <w:r>
          <w:t>were</w:t>
        </w:r>
      </w:ins>
      <w:del w:id="280" w:author="Helen" w:date="2016-05-01T20:13:00Z">
        <w:r w:rsidR="00961E59" w:rsidDel="00C53F92">
          <w:delText>are</w:delText>
        </w:r>
      </w:del>
      <w:r w:rsidR="00961E59">
        <w:t xml:space="preserve"> complementary or supplementary in nature with the </w:t>
      </w:r>
      <w:del w:id="281" w:author="Helen" w:date="2016-05-01T20:15:00Z">
        <w:r w:rsidR="00961E59" w:rsidDel="00A41C74">
          <w:delText>industry</w:delText>
        </w:r>
      </w:del>
      <w:ins w:id="282" w:author="Helen" w:date="2016-05-01T20:45:00Z">
        <w:r w:rsidR="004927A2">
          <w:t xml:space="preserve">OT </w:t>
        </w:r>
      </w:ins>
      <w:ins w:id="283" w:author="Helen" w:date="2016-05-01T20:15:00Z">
        <w:r w:rsidR="00A41C74">
          <w:t>professional community</w:t>
        </w:r>
      </w:ins>
      <w:r w:rsidR="00961E59">
        <w:t>.</w:t>
      </w:r>
    </w:p>
    <w:p w:rsidR="005A5792" w:rsidRDefault="00185BF5" w:rsidP="00185BF5">
      <w:pPr>
        <w:pStyle w:val="Heading2"/>
        <w:ind w:left="0"/>
        <w:contextualSpacing w:val="0"/>
      </w:pPr>
      <w:bookmarkStart w:id="284" w:name="h.kst860frozb8" w:colFirst="0" w:colLast="0"/>
      <w:bookmarkEnd w:id="284"/>
      <w:proofErr w:type="gramStart"/>
      <w:r>
        <w:t xml:space="preserve">3.2  </w:t>
      </w:r>
      <w:r w:rsidR="00961E59">
        <w:t>Topical</w:t>
      </w:r>
      <w:proofErr w:type="gramEnd"/>
      <w:r w:rsidR="00961E59">
        <w:t xml:space="preserve"> Analysis</w:t>
      </w:r>
    </w:p>
    <w:p w:rsidR="005A5792" w:rsidRDefault="003B2502" w:rsidP="003B2502">
      <w:ins w:id="285" w:author="Helen" w:date="2016-05-01T20:17:00Z">
        <w:r>
          <w:t xml:space="preserve">The </w:t>
        </w:r>
      </w:ins>
      <w:r w:rsidR="00961E59">
        <w:t>Word Cloud</w:t>
      </w:r>
      <w:ins w:id="286" w:author="Helen" w:date="2016-05-01T20:17:00Z">
        <w:r>
          <w:t xml:space="preserve"> (Figure 1)</w:t>
        </w:r>
      </w:ins>
      <w:r w:rsidR="00961E59">
        <w:t xml:space="preserve"> and </w:t>
      </w:r>
      <w:ins w:id="287" w:author="Helen" w:date="2016-05-01T20:17:00Z">
        <w:r>
          <w:t xml:space="preserve">the </w:t>
        </w:r>
      </w:ins>
      <w:r w:rsidR="00961E59">
        <w:t>Word Co-Occurrence Network</w:t>
      </w:r>
      <w:ins w:id="288" w:author="Helen" w:date="2016-05-01T20:17:00Z">
        <w:r>
          <w:t xml:space="preserve"> (Figure 4)</w:t>
        </w:r>
      </w:ins>
      <w:r w:rsidR="00961E59">
        <w:t xml:space="preserve"> suggested that major topics across all research data were Stroke</w:t>
      </w:r>
      <w:ins w:id="289" w:author="Helen" w:date="2016-05-01T20:18:00Z">
        <w:r>
          <w:t>,</w:t>
        </w:r>
      </w:ins>
      <w:r w:rsidR="00961E59">
        <w:t xml:space="preserve"> Rehabilitation, Autism, Sensory Processing</w:t>
      </w:r>
      <w:ins w:id="290" w:author="Helen" w:date="2016-05-01T20:18:00Z">
        <w:r>
          <w:t>,</w:t>
        </w:r>
      </w:ins>
      <w:r w:rsidR="00961E59">
        <w:t xml:space="preserve"> and Spinal Cord Injury.  Common topics related to Children </w:t>
      </w:r>
      <w:del w:id="291" w:author="Helen" w:date="2016-05-01T20:18:00Z">
        <w:r w:rsidR="00961E59" w:rsidDel="003B2502">
          <w:delText xml:space="preserve">are </w:delText>
        </w:r>
      </w:del>
      <w:ins w:id="292" w:author="Helen" w:date="2016-05-01T20:18:00Z">
        <w:r>
          <w:t xml:space="preserve">were </w:t>
        </w:r>
      </w:ins>
      <w:r w:rsidR="00961E59">
        <w:t>Spinal Cord Injury, Autism</w:t>
      </w:r>
      <w:ins w:id="293" w:author="Helen" w:date="2016-05-01T20:18:00Z">
        <w:r>
          <w:t>,</w:t>
        </w:r>
      </w:ins>
      <w:r w:rsidR="00961E59">
        <w:t xml:space="preserve"> and Autis</w:t>
      </w:r>
      <w:r>
        <w:t>tic</w:t>
      </w:r>
      <w:r w:rsidR="00961E59">
        <w:t xml:space="preserve"> Disorder. On the other hand, topics related to Adults </w:t>
      </w:r>
      <w:del w:id="294" w:author="Helen" w:date="2016-05-01T20:18:00Z">
        <w:r w:rsidR="00961E59" w:rsidDel="003B2502">
          <w:delText xml:space="preserve">are </w:delText>
        </w:r>
      </w:del>
      <w:ins w:id="295" w:author="Helen" w:date="2016-05-01T20:18:00Z">
        <w:r>
          <w:t xml:space="preserve">were </w:t>
        </w:r>
      </w:ins>
      <w:r w:rsidR="00961E59">
        <w:t>Sensory Processing, Self-Care</w:t>
      </w:r>
      <w:ins w:id="296" w:author="Helen" w:date="2016-05-01T20:19:00Z">
        <w:r>
          <w:t>,</w:t>
        </w:r>
      </w:ins>
      <w:r w:rsidR="00961E59">
        <w:t xml:space="preserve"> and Depression.  The word cloud of keywords seemed like a good proxy to understand the topic space.  However, client feedback indicated that it didn’t properly show the breadth of research and likely indicate</w:t>
      </w:r>
      <w:ins w:id="297" w:author="Helen" w:date="2016-05-01T20:20:00Z">
        <w:r>
          <w:t>d</w:t>
        </w:r>
      </w:ins>
      <w:del w:id="298" w:author="Helen" w:date="2016-05-01T20:20:00Z">
        <w:r w:rsidR="00961E59" w:rsidDel="003B2502">
          <w:delText>s</w:delText>
        </w:r>
      </w:del>
      <w:r w:rsidR="00961E59">
        <w:t xml:space="preserve"> some deficiencies in data collection.  The network diagram was found to be more useful as it provided more </w:t>
      </w:r>
      <w:proofErr w:type="gramStart"/>
      <w:r w:rsidR="00961E59">
        <w:t>context</w:t>
      </w:r>
      <w:proofErr w:type="gramEnd"/>
      <w:r w:rsidR="00961E59">
        <w:t>.</w:t>
      </w:r>
    </w:p>
    <w:p w:rsidR="005A5792" w:rsidRDefault="00961E59" w:rsidP="00185BF5">
      <w:pPr>
        <w:pStyle w:val="Heading2"/>
        <w:ind w:left="0"/>
        <w:contextualSpacing w:val="0"/>
      </w:pPr>
      <w:bookmarkStart w:id="299" w:name="h.5ls586pvynaq" w:colFirst="0" w:colLast="0"/>
      <w:bookmarkEnd w:id="299"/>
      <w:proofErr w:type="gramStart"/>
      <w:r>
        <w:t xml:space="preserve">3.3 </w:t>
      </w:r>
      <w:r w:rsidR="00185BF5">
        <w:t xml:space="preserve"> </w:t>
      </w:r>
      <w:r>
        <w:t>Geospatial</w:t>
      </w:r>
      <w:proofErr w:type="gramEnd"/>
      <w:r>
        <w:t xml:space="preserve"> Analysis</w:t>
      </w:r>
    </w:p>
    <w:p w:rsidR="005A5792" w:rsidRDefault="00961E59" w:rsidP="003B2502">
      <w:r>
        <w:t>Based on available data, prior to year 2000, there were only nine institutions conducting occupational therapy research</w:t>
      </w:r>
      <w:ins w:id="300" w:author="Helen" w:date="2016-05-01T20:21:00Z">
        <w:r w:rsidR="003B2502">
          <w:t>.</w:t>
        </w:r>
      </w:ins>
      <w:del w:id="301" w:author="Helen" w:date="2016-05-01T20:21:00Z">
        <w:r w:rsidDel="003B2502">
          <w:delText>,</w:delText>
        </w:r>
      </w:del>
      <w:r>
        <w:t xml:space="preserve"> There were 31 principal investigators conducting 33 research projects with a </w:t>
      </w:r>
      <w:del w:id="302" w:author="Helen" w:date="2016-05-01T20:21:00Z">
        <w:r w:rsidDel="003B2502">
          <w:delText xml:space="preserve">grand </w:delText>
        </w:r>
      </w:del>
      <w:r>
        <w:t xml:space="preserve">total of </w:t>
      </w:r>
      <w:del w:id="303" w:author="Helen" w:date="2016-05-01T20:21:00Z">
        <w:r w:rsidDel="003B2502">
          <w:delText xml:space="preserve">research funding of </w:delText>
        </w:r>
      </w:del>
      <w:r>
        <w:t>$31</w:t>
      </w:r>
      <w:ins w:id="304" w:author="Helen" w:date="2016-05-01T20:22:00Z">
        <w:r w:rsidR="003B2502">
          <w:t xml:space="preserve"> </w:t>
        </w:r>
      </w:ins>
      <w:proofErr w:type="spellStart"/>
      <w:r>
        <w:t>m</w:t>
      </w:r>
      <w:ins w:id="305" w:author="Helen" w:date="2016-05-01T20:21:00Z">
        <w:r w:rsidR="003B2502">
          <w:t>illion</w:t>
        </w:r>
      </w:ins>
      <w:del w:id="306" w:author="Helen" w:date="2016-05-01T20:21:00Z">
        <w:r w:rsidDel="003B2502">
          <w:delText xml:space="preserve">. </w:delText>
        </w:r>
      </w:del>
      <w:ins w:id="307" w:author="Helen" w:date="2016-05-01T20:22:00Z">
        <w:r w:rsidR="003B2502">
          <w:t>in</w:t>
        </w:r>
        <w:proofErr w:type="spellEnd"/>
        <w:r w:rsidR="003B2502">
          <w:t xml:space="preserve"> research funding.</w:t>
        </w:r>
      </w:ins>
    </w:p>
    <w:p w:rsidR="005A5792" w:rsidRDefault="00961E59">
      <w:r>
        <w:t xml:space="preserve"> </w:t>
      </w:r>
    </w:p>
    <w:p w:rsidR="005A5792" w:rsidRDefault="00961E59" w:rsidP="00716AB8">
      <w:r>
        <w:t xml:space="preserve">In the more recent funding period since 2000, total research has </w:t>
      </w:r>
      <w:del w:id="308" w:author="Helen" w:date="2016-05-01T20:22:00Z">
        <w:r w:rsidDel="003B2502">
          <w:delText xml:space="preserve">grown </w:delText>
        </w:r>
      </w:del>
      <w:ins w:id="309" w:author="Helen" w:date="2016-05-01T20:22:00Z">
        <w:r w:rsidR="003B2502">
          <w:t xml:space="preserve">increased </w:t>
        </w:r>
      </w:ins>
      <w:r>
        <w:t xml:space="preserve">dramatically, with seven major institutions </w:t>
      </w:r>
      <w:del w:id="310" w:author="Helen" w:date="2016-05-01T20:23:00Z">
        <w:r w:rsidDel="003B2502">
          <w:delText xml:space="preserve">receiving about 80% of total funding </w:delText>
        </w:r>
      </w:del>
      <w:r>
        <w:t xml:space="preserve">- </w:t>
      </w:r>
      <w:r>
        <w:rPr>
          <w:b/>
        </w:rPr>
        <w:t xml:space="preserve">University of Pittsburgh, </w:t>
      </w:r>
      <w:r>
        <w:rPr>
          <w:b/>
        </w:rPr>
        <w:lastRenderedPageBreak/>
        <w:t>University of North Carolina at Chapel Hill, University of Southern California,</w:t>
      </w:r>
      <w:r>
        <w:t xml:space="preserve"> </w:t>
      </w:r>
      <w:r>
        <w:rPr>
          <w:b/>
        </w:rPr>
        <w:t>Colorado State University, Thomas Jefferson University, University of Buffalo, and University of Texas Medical Branch</w:t>
      </w:r>
      <w:ins w:id="311" w:author="Helen" w:date="2016-05-01T20:23:00Z">
        <w:r w:rsidR="003B2502">
          <w:rPr>
            <w:b/>
          </w:rPr>
          <w:t xml:space="preserve"> - </w:t>
        </w:r>
        <w:r w:rsidR="003B2502">
          <w:t>receiving about 80% of total funding,</w:t>
        </w:r>
      </w:ins>
      <w:r>
        <w:t xml:space="preserve"> as shown in Figure </w:t>
      </w:r>
      <w:ins w:id="312" w:author="Helen" w:date="2016-05-01T20:24:00Z">
        <w:r w:rsidR="003B2502">
          <w:t>5</w:t>
        </w:r>
      </w:ins>
      <w:del w:id="313" w:author="Helen" w:date="2016-05-01T20:24:00Z">
        <w:r w:rsidDel="003B2502">
          <w:delText>4</w:delText>
        </w:r>
      </w:del>
      <w:r>
        <w:t xml:space="preserve">. In total, there </w:t>
      </w:r>
      <w:ins w:id="314" w:author="Helen" w:date="2016-05-01T20:25:00Z">
        <w:r w:rsidR="00716AB8">
          <w:t>were</w:t>
        </w:r>
      </w:ins>
      <w:del w:id="315" w:author="Helen" w:date="2016-05-01T20:25:00Z">
        <w:r w:rsidDel="00716AB8">
          <w:delText>are</w:delText>
        </w:r>
      </w:del>
      <w:r>
        <w:t xml:space="preserve"> 29 institutions involved in research, 141 principal investigators conducting 313 research projects</w:t>
      </w:r>
      <w:ins w:id="316" w:author="Helen" w:date="2016-05-01T20:25:00Z">
        <w:r w:rsidR="00716AB8">
          <w:t>,</w:t>
        </w:r>
      </w:ins>
      <w:r>
        <w:t xml:space="preserve"> and </w:t>
      </w:r>
      <w:del w:id="317" w:author="Helen" w:date="2016-05-01T20:25:00Z">
        <w:r w:rsidDel="00716AB8">
          <w:delText xml:space="preserve">funding of over </w:delText>
        </w:r>
      </w:del>
      <w:ins w:id="318" w:author="Helen" w:date="2016-05-01T20:25:00Z">
        <w:r w:rsidR="00716AB8">
          <w:t>more th</w:t>
        </w:r>
      </w:ins>
      <w:ins w:id="319" w:author="Helen" w:date="2016-05-01T20:26:00Z">
        <w:r w:rsidR="00716AB8">
          <w:t>a</w:t>
        </w:r>
      </w:ins>
      <w:ins w:id="320" w:author="Helen" w:date="2016-05-01T20:25:00Z">
        <w:r w:rsidR="00716AB8">
          <w:t xml:space="preserve">n </w:t>
        </w:r>
      </w:ins>
      <w:r>
        <w:t>$115</w:t>
      </w:r>
      <w:ins w:id="321" w:author="Helen" w:date="2016-05-01T20:25:00Z">
        <w:r w:rsidR="00716AB8">
          <w:t xml:space="preserve"> </w:t>
        </w:r>
      </w:ins>
      <w:r>
        <w:t>m</w:t>
      </w:r>
      <w:ins w:id="322" w:author="Helen" w:date="2016-05-01T20:25:00Z">
        <w:r w:rsidR="00716AB8">
          <w:t xml:space="preserve">illion </w:t>
        </w:r>
      </w:ins>
      <w:ins w:id="323" w:author="Helen" w:date="2016-05-01T20:26:00Z">
        <w:r w:rsidR="00716AB8">
          <w:t xml:space="preserve">granted </w:t>
        </w:r>
      </w:ins>
      <w:ins w:id="324" w:author="Helen" w:date="2016-05-01T20:25:00Z">
        <w:r w:rsidR="00716AB8">
          <w:t>in funding</w:t>
        </w:r>
      </w:ins>
      <w:r>
        <w:t xml:space="preserve">. </w:t>
      </w:r>
    </w:p>
    <w:p w:rsidR="005A5792" w:rsidRDefault="00961E59" w:rsidP="00185BF5">
      <w:pPr>
        <w:pStyle w:val="Heading2"/>
        <w:ind w:left="0"/>
        <w:contextualSpacing w:val="0"/>
      </w:pPr>
      <w:bookmarkStart w:id="325" w:name="h.87ydwwdfzifb" w:colFirst="0" w:colLast="0"/>
      <w:bookmarkEnd w:id="325"/>
      <w:proofErr w:type="gramStart"/>
      <w:r>
        <w:t>3.4  Bipartite</w:t>
      </w:r>
      <w:proofErr w:type="gramEnd"/>
      <w:r>
        <w:t xml:space="preserve"> Networks</w:t>
      </w:r>
    </w:p>
    <w:p w:rsidR="005A5792" w:rsidRDefault="00961E59" w:rsidP="00716AB8">
      <w:r>
        <w:t xml:space="preserve">According to the Bipartite Primary Investigator </w:t>
      </w:r>
      <w:del w:id="326" w:author="Helen" w:date="2016-05-01T20:26:00Z">
        <w:r w:rsidDel="00716AB8">
          <w:delText>vs.</w:delText>
        </w:r>
      </w:del>
      <w:ins w:id="327" w:author="Helen" w:date="2016-05-01T20:26:00Z">
        <w:r w:rsidR="00716AB8">
          <w:t>-</w:t>
        </w:r>
      </w:ins>
      <w:r>
        <w:t xml:space="preserve"> Diagnosis network, </w:t>
      </w:r>
      <w:del w:id="328" w:author="Helen" w:date="2016-05-01T20:27:00Z">
        <w:r w:rsidDel="00716AB8">
          <w:delText xml:space="preserve">for every time slice </w:delText>
        </w:r>
      </w:del>
      <w:r>
        <w:t>the number of nodes tripled</w:t>
      </w:r>
      <w:ins w:id="329" w:author="Helen" w:date="2016-05-01T20:27:00Z">
        <w:r w:rsidR="00716AB8">
          <w:t xml:space="preserve"> for every time slice</w:t>
        </w:r>
      </w:ins>
      <w:r>
        <w:t xml:space="preserve">.  Starting with only eight Diagnoses, the field significantly expanded to 29 Diagnoses by 2016. From 1982 to 1996 the research was concentrated on Amputations or limb loss, </w:t>
      </w:r>
      <w:proofErr w:type="gramStart"/>
      <w:r>
        <w:t>Other</w:t>
      </w:r>
      <w:proofErr w:type="gramEnd"/>
      <w:ins w:id="330" w:author="Helen" w:date="2016-05-01T20:27:00Z">
        <w:r w:rsidR="00716AB8">
          <w:t xml:space="preserve"> diagnoses</w:t>
        </w:r>
      </w:ins>
      <w:r>
        <w:t xml:space="preserve">, and Dementia or Alzheimer's disease </w:t>
      </w:r>
      <w:ins w:id="331" w:author="Helen" w:date="2016-05-01T20:28:00Z">
        <w:r w:rsidR="00716AB8">
          <w:t>d</w:t>
        </w:r>
      </w:ins>
      <w:del w:id="332" w:author="Helen" w:date="2016-05-01T20:27:00Z">
        <w:r w:rsidDel="00716AB8">
          <w:delText>D</w:delText>
        </w:r>
      </w:del>
      <w:r>
        <w:t xml:space="preserve">iagnoses with M. </w:t>
      </w:r>
      <w:proofErr w:type="spellStart"/>
      <w:r>
        <w:t>Lowler</w:t>
      </w:r>
      <w:proofErr w:type="spellEnd"/>
      <w:r>
        <w:t xml:space="preserve"> and J.</w:t>
      </w:r>
      <w:ins w:id="333" w:author="Helen" w:date="2016-05-01T20:27:00Z">
        <w:r w:rsidR="00716AB8">
          <w:t xml:space="preserve"> </w:t>
        </w:r>
      </w:ins>
      <w:r>
        <w:t>Rogers consistently leading the research in the</w:t>
      </w:r>
      <w:ins w:id="334" w:author="Helen" w:date="2016-05-01T20:27:00Z">
        <w:r w:rsidR="00716AB8">
          <w:t>ir</w:t>
        </w:r>
      </w:ins>
      <w:r>
        <w:t xml:space="preserve"> respective areas</w:t>
      </w:r>
      <w:del w:id="335" w:author="Helen" w:date="2016-05-01T20:29:00Z">
        <w:r w:rsidDel="00716AB8">
          <w:delText xml:space="preserve">, including on the Other </w:delText>
        </w:r>
      </w:del>
      <w:del w:id="336" w:author="Helen" w:date="2016-05-01T20:28:00Z">
        <w:r w:rsidDel="00716AB8">
          <w:delText>D</w:delText>
        </w:r>
      </w:del>
      <w:del w:id="337" w:author="Helen" w:date="2016-05-01T20:29:00Z">
        <w:r w:rsidDel="00716AB8">
          <w:delText>iagnos</w:delText>
        </w:r>
      </w:del>
      <w:del w:id="338" w:author="Helen" w:date="2016-05-01T20:28:00Z">
        <w:r w:rsidDel="00716AB8">
          <w:delText>i</w:delText>
        </w:r>
      </w:del>
      <w:del w:id="339" w:author="Helen" w:date="2016-05-01T20:29:00Z">
        <w:r w:rsidDel="00716AB8">
          <w:delText>s</w:delText>
        </w:r>
      </w:del>
      <w:r>
        <w:t>. After 1996 the field of research expanded significantly and started moving to the areas of Autism spectrum disorder</w:t>
      </w:r>
      <w:del w:id="340" w:author="Helen" w:date="2016-05-01T20:29:00Z">
        <w:r w:rsidDel="00716AB8">
          <w:delText>s</w:delText>
        </w:r>
      </w:del>
      <w:r>
        <w:t>, le</w:t>
      </w:r>
      <w:del w:id="341" w:author="Helen" w:date="2016-05-01T20:29:00Z">
        <w:r w:rsidDel="00716AB8">
          <w:delText>a</w:delText>
        </w:r>
      </w:del>
      <w:r>
        <w:t xml:space="preserve">d by Teresa A. May-Benson, </w:t>
      </w:r>
      <w:ins w:id="342" w:author="Helen" w:date="2016-05-01T20:29:00Z">
        <w:r w:rsidR="00716AB8">
          <w:t>which</w:t>
        </w:r>
      </w:ins>
      <w:del w:id="343" w:author="Helen" w:date="2016-05-01T20:29:00Z">
        <w:r w:rsidDel="00716AB8">
          <w:delText>that</w:delText>
        </w:r>
      </w:del>
      <w:r>
        <w:t xml:space="preserve"> is strongly connected to </w:t>
      </w:r>
      <w:ins w:id="344" w:author="Helen" w:date="2016-05-01T20:29:00Z">
        <w:r w:rsidR="00716AB8">
          <w:t xml:space="preserve">the </w:t>
        </w:r>
      </w:ins>
      <w:r>
        <w:t xml:space="preserve">Sensory integration/processing disorders research community that was headed by Patricia Davies. The third largest, </w:t>
      </w:r>
      <w:ins w:id="345" w:author="Helen" w:date="2016-05-01T20:30:00Z">
        <w:r w:rsidR="00716AB8">
          <w:t xml:space="preserve">the </w:t>
        </w:r>
      </w:ins>
      <w:r>
        <w:t xml:space="preserve">Stroke research community, </w:t>
      </w:r>
      <w:ins w:id="346" w:author="Helen" w:date="2016-05-01T20:30:00Z">
        <w:r w:rsidR="00716AB8">
          <w:t xml:space="preserve">was </w:t>
        </w:r>
      </w:ins>
      <w:del w:id="347" w:author="Helen" w:date="2016-05-01T20:30:00Z">
        <w:r w:rsidDel="00716AB8">
          <w:delText xml:space="preserve">is </w:delText>
        </w:r>
      </w:del>
      <w:r>
        <w:t xml:space="preserve">connected to the </w:t>
      </w:r>
      <w:proofErr w:type="gramStart"/>
      <w:r>
        <w:t>Other</w:t>
      </w:r>
      <w:proofErr w:type="gramEnd"/>
      <w:r>
        <w:t xml:space="preserve"> diagnos</w:t>
      </w:r>
      <w:ins w:id="348" w:author="Helen" w:date="2016-05-01T20:30:00Z">
        <w:r w:rsidR="00716AB8">
          <w:t>e</w:t>
        </w:r>
      </w:ins>
      <w:del w:id="349" w:author="Helen" w:date="2016-05-01T20:30:00Z">
        <w:r w:rsidDel="00716AB8">
          <w:delText>i</w:delText>
        </w:r>
      </w:del>
      <w:r>
        <w:t xml:space="preserve">s by Kenneth </w:t>
      </w:r>
      <w:proofErr w:type="spellStart"/>
      <w:r>
        <w:t>Ottenbacher</w:t>
      </w:r>
      <w:proofErr w:type="spellEnd"/>
      <w:r>
        <w:t xml:space="preserve"> and </w:t>
      </w:r>
      <w:ins w:id="350" w:author="Helen" w:date="2016-05-01T20:30:00Z">
        <w:r w:rsidR="00716AB8">
          <w:t>was</w:t>
        </w:r>
      </w:ins>
      <w:del w:id="351" w:author="Helen" w:date="2016-05-01T20:30:00Z">
        <w:r w:rsidDel="00716AB8">
          <w:delText>is</w:delText>
        </w:r>
      </w:del>
      <w:r>
        <w:t xml:space="preserve"> engaged in collaborations with Brain injury and disorders and Cerebral Palsy. Two more dispersed communities were identified. The first consisted of the area of diagnosis associated with various body injuries such as Spinal Cord, Upper Extremities and Musculoskeletal injuries with Corey McGee and Mary Jane </w:t>
      </w:r>
      <w:proofErr w:type="spellStart"/>
      <w:r>
        <w:t>Mulcahey</w:t>
      </w:r>
      <w:proofErr w:type="spellEnd"/>
      <w:r>
        <w:t xml:space="preserve"> leading the field.  The second emerging community consist</w:t>
      </w:r>
      <w:ins w:id="352" w:author="Helen" w:date="2016-05-01T20:31:00Z">
        <w:r w:rsidR="00716AB8">
          <w:t>ed</w:t>
        </w:r>
      </w:ins>
      <w:del w:id="353" w:author="Helen" w:date="2016-05-01T20:31:00Z">
        <w:r w:rsidDel="00716AB8">
          <w:delText>s</w:delText>
        </w:r>
      </w:del>
      <w:r>
        <w:t xml:space="preserve"> of </w:t>
      </w:r>
      <w:ins w:id="354" w:author="Helen" w:date="2016-05-01T20:31:00Z">
        <w:r w:rsidR="00716AB8">
          <w:t xml:space="preserve">the </w:t>
        </w:r>
      </w:ins>
      <w:r>
        <w:t>Mental illness, Diabetes and Cardiopulmonary conditions field le</w:t>
      </w:r>
      <w:del w:id="355" w:author="Helen" w:date="2016-05-01T20:31:00Z">
        <w:r w:rsidDel="00716AB8">
          <w:delText>a</w:delText>
        </w:r>
      </w:del>
      <w:r>
        <w:t xml:space="preserve">d by Christine </w:t>
      </w:r>
      <w:proofErr w:type="spellStart"/>
      <w:r>
        <w:t>Helfrich</w:t>
      </w:r>
      <w:proofErr w:type="spellEnd"/>
      <w:r>
        <w:t>.</w:t>
      </w:r>
    </w:p>
    <w:p w:rsidR="005A5792" w:rsidRDefault="00961E59" w:rsidP="00185BF5">
      <w:pPr>
        <w:pStyle w:val="Heading2"/>
        <w:ind w:left="0"/>
        <w:contextualSpacing w:val="0"/>
      </w:pPr>
      <w:bookmarkStart w:id="356" w:name="h.tcfubfc9boxu" w:colFirst="0" w:colLast="0"/>
      <w:bookmarkEnd w:id="356"/>
      <w:proofErr w:type="gramStart"/>
      <w:r>
        <w:t>3.5  Data</w:t>
      </w:r>
      <w:proofErr w:type="gramEnd"/>
      <w:r>
        <w:t xml:space="preserve"> Exploration using Tableau Public</w:t>
      </w:r>
    </w:p>
    <w:p w:rsidR="005A5792" w:rsidRDefault="00961E59">
      <w:r>
        <w:t xml:space="preserve">While this was not envisioned in the original set of deliverables, we received positive feedback from the client about the value of this tool for understanding research data on </w:t>
      </w:r>
      <w:ins w:id="357" w:author="Helen" w:date="2016-05-01T20:32:00Z">
        <w:r w:rsidR="00716AB8">
          <w:t>an on</w:t>
        </w:r>
      </w:ins>
      <w:r>
        <w:t xml:space="preserve">going basis.  The most useful visuals for the client were the Study Explorer Dashboard, </w:t>
      </w:r>
      <w:ins w:id="358" w:author="Helen" w:date="2016-05-01T20:32:00Z">
        <w:r w:rsidR="00716AB8">
          <w:t xml:space="preserve">the </w:t>
        </w:r>
      </w:ins>
      <w:r>
        <w:t>Study Diagnosis by Institution Stacked Bar Chart</w:t>
      </w:r>
      <w:ins w:id="359" w:author="Helen" w:date="2016-05-01T20:32:00Z">
        <w:r w:rsidR="00716AB8">
          <w:t>,</w:t>
        </w:r>
      </w:ins>
      <w:r>
        <w:t xml:space="preserve"> and </w:t>
      </w:r>
      <w:ins w:id="360" w:author="Helen" w:date="2016-05-01T20:32:00Z">
        <w:r w:rsidR="00716AB8">
          <w:t xml:space="preserve">the </w:t>
        </w:r>
      </w:ins>
      <w:r>
        <w:t xml:space="preserve">Study Agenda Bar Chart.  In the future, this tool could be connected directly to the database to provide a living visualization and data exploration tool. </w:t>
      </w:r>
    </w:p>
    <w:p w:rsidR="005A5792" w:rsidRDefault="00961E59" w:rsidP="00185BF5">
      <w:pPr>
        <w:pStyle w:val="Heading2"/>
        <w:ind w:left="0"/>
        <w:contextualSpacing w:val="0"/>
      </w:pPr>
      <w:bookmarkStart w:id="361" w:name="h.1fb4nh3zpspo" w:colFirst="0" w:colLast="0"/>
      <w:bookmarkEnd w:id="361"/>
      <w:r>
        <w:t xml:space="preserve">4    </w:t>
      </w:r>
      <w:r w:rsidRPr="00185BF5">
        <w:rPr>
          <w:smallCaps/>
        </w:rPr>
        <w:t>Conclusion</w:t>
      </w:r>
    </w:p>
    <w:p w:rsidR="005A5792" w:rsidRDefault="00185BF5" w:rsidP="005A2DE2">
      <w:r>
        <w:t xml:space="preserve">As a method </w:t>
      </w:r>
      <w:ins w:id="362" w:author="Helen" w:date="2016-05-01T20:33:00Z">
        <w:r w:rsidR="00716AB8">
          <w:t>for</w:t>
        </w:r>
      </w:ins>
      <w:del w:id="363" w:author="Helen" w:date="2016-05-01T20:33:00Z">
        <w:r w:rsidDel="00716AB8">
          <w:delText>to</w:delText>
        </w:r>
      </w:del>
      <w:r>
        <w:t xml:space="preserve"> understand</w:t>
      </w:r>
      <w:ins w:id="364" w:author="Helen" w:date="2016-05-01T20:34:00Z">
        <w:r w:rsidR="00716AB8">
          <w:t>ing</w:t>
        </w:r>
      </w:ins>
      <w:r>
        <w:t xml:space="preserve"> Occupational Therapy research and guid</w:t>
      </w:r>
      <w:ins w:id="365" w:author="Helen" w:date="2016-05-01T20:34:00Z">
        <w:r w:rsidR="00716AB8">
          <w:t>ing</w:t>
        </w:r>
      </w:ins>
      <w:del w:id="366" w:author="Helen" w:date="2016-05-01T20:34:00Z">
        <w:r w:rsidDel="00716AB8">
          <w:delText>e</w:delText>
        </w:r>
      </w:del>
      <w:r>
        <w:t xml:space="preserve"> future allocation of resources, we found that each of the visualizations provided valuable perspective. Temporal and Topical analysis showed what research has been the most important over time, and when important periods of research occurred.  Geospatial analysis showed how a small number of Institutions dominate</w:t>
      </w:r>
      <w:ins w:id="367" w:author="Helen" w:date="2016-05-01T20:35:00Z">
        <w:r w:rsidR="005A2DE2">
          <w:t>d</w:t>
        </w:r>
      </w:ins>
      <w:r>
        <w:t xml:space="preserve"> total research. Network analysis showed who the important researchers </w:t>
      </w:r>
      <w:del w:id="368" w:author="Helen" w:date="2016-05-01T20:35:00Z">
        <w:r w:rsidDel="005A2DE2">
          <w:delText xml:space="preserve">are </w:delText>
        </w:r>
      </w:del>
      <w:ins w:id="369" w:author="Helen" w:date="2016-05-01T20:35:00Z">
        <w:r w:rsidR="005A2DE2">
          <w:t xml:space="preserve">were </w:t>
        </w:r>
      </w:ins>
      <w:r>
        <w:t>and connections between them.  Unfortunately, we cannot make many absolute conclusions due to the incompleteness of the data.  It was revealed to us during client feedback that data collection had been voluntary and not deployed consistently to all researchers.</w:t>
      </w:r>
    </w:p>
    <w:p w:rsidR="00185BF5" w:rsidRDefault="00185BF5"/>
    <w:p w:rsidR="005A5792" w:rsidRDefault="00961E59">
      <w:r>
        <w:t>Given our finding</w:t>
      </w:r>
      <w:ins w:id="370" w:author="Helen" w:date="2016-05-01T20:36:00Z">
        <w:r w:rsidR="005A2DE2">
          <w:t>s</w:t>
        </w:r>
      </w:ins>
      <w:r>
        <w:t xml:space="preserve"> on the value of the visualizations in this report, we have the following recommendations to improve the data for future efforts:</w:t>
      </w:r>
    </w:p>
    <w:p w:rsidR="005A5792" w:rsidDel="005A2DE2" w:rsidRDefault="00961E59">
      <w:pPr>
        <w:numPr>
          <w:ilvl w:val="0"/>
          <w:numId w:val="2"/>
        </w:numPr>
        <w:ind w:hanging="360"/>
        <w:contextualSpacing/>
      </w:pPr>
      <w:moveFromRangeStart w:id="371" w:author="Helen" w:date="2016-05-01T20:37:00Z" w:name="move449898351"/>
      <w:moveFrom w:id="372" w:author="Helen" w:date="2016-05-01T20:37:00Z">
        <w:r w:rsidDel="005A2DE2">
          <w:t>Include a master data table to capture Institution addresses</w:t>
        </w:r>
      </w:moveFrom>
    </w:p>
    <w:moveFromRangeEnd w:id="371"/>
    <w:p w:rsidR="005A5792" w:rsidRDefault="00961E59">
      <w:pPr>
        <w:numPr>
          <w:ilvl w:val="0"/>
          <w:numId w:val="2"/>
        </w:numPr>
        <w:ind w:hanging="360"/>
        <w:contextualSpacing/>
      </w:pPr>
      <w:r>
        <w:t>Review and correct Researcher Profile connections</w:t>
      </w:r>
      <w:ins w:id="373" w:author="Helen" w:date="2016-05-01T20:36:00Z">
        <w:r w:rsidR="005A2DE2">
          <w:t>.</w:t>
        </w:r>
      </w:ins>
    </w:p>
    <w:p w:rsidR="005A5792" w:rsidRDefault="00961E59">
      <w:pPr>
        <w:numPr>
          <w:ilvl w:val="0"/>
          <w:numId w:val="2"/>
        </w:numPr>
        <w:ind w:hanging="360"/>
        <w:contextualSpacing/>
      </w:pPr>
      <w:r>
        <w:t>Review the data collection process to ensure the input is guided to avoid mistakes</w:t>
      </w:r>
      <w:ins w:id="374" w:author="Helen" w:date="2016-05-01T20:36:00Z">
        <w:r w:rsidR="005A2DE2">
          <w:t>.</w:t>
        </w:r>
      </w:ins>
    </w:p>
    <w:p w:rsidR="005A5792" w:rsidRDefault="00961E59">
      <w:pPr>
        <w:numPr>
          <w:ilvl w:val="0"/>
          <w:numId w:val="2"/>
        </w:numPr>
        <w:ind w:hanging="360"/>
        <w:contextualSpacing/>
      </w:pPr>
      <w:r>
        <w:t xml:space="preserve">Increase efforts to gather more research project data, </w:t>
      </w:r>
      <w:ins w:id="375" w:author="Helen" w:date="2016-05-01T20:36:00Z">
        <w:r w:rsidR="005A2DE2">
          <w:t xml:space="preserve">and </w:t>
        </w:r>
      </w:ins>
      <w:r>
        <w:t>set a goal to collect at least 80% of research since 2000.</w:t>
      </w:r>
    </w:p>
    <w:p w:rsidR="005A5792" w:rsidRDefault="00961E59">
      <w:pPr>
        <w:numPr>
          <w:ilvl w:val="0"/>
          <w:numId w:val="2"/>
        </w:numPr>
        <w:ind w:hanging="360"/>
        <w:contextualSpacing/>
        <w:rPr>
          <w:ins w:id="376" w:author="Helen" w:date="2016-05-01T20:37:00Z"/>
        </w:rPr>
      </w:pPr>
      <w:r>
        <w:t>Investigate using data overlays such as public health records to look for correlations</w:t>
      </w:r>
      <w:ins w:id="377" w:author="Helen" w:date="2016-05-01T20:37:00Z">
        <w:r w:rsidR="005A2DE2">
          <w:t>.</w:t>
        </w:r>
      </w:ins>
    </w:p>
    <w:p w:rsidR="005A2DE2" w:rsidRDefault="005A2DE2" w:rsidP="005A2DE2">
      <w:pPr>
        <w:numPr>
          <w:ilvl w:val="0"/>
          <w:numId w:val="2"/>
        </w:numPr>
        <w:ind w:hanging="360"/>
        <w:contextualSpacing/>
      </w:pPr>
      <w:moveToRangeStart w:id="378" w:author="Helen" w:date="2016-05-01T20:37:00Z" w:name="move449898351"/>
      <w:moveTo w:id="379" w:author="Helen" w:date="2016-05-01T20:37:00Z">
        <w:r>
          <w:t>Include a master data table to capture Institution addresses</w:t>
        </w:r>
      </w:moveTo>
      <w:ins w:id="380" w:author="Helen" w:date="2016-05-01T20:37:00Z">
        <w:r>
          <w:t>.</w:t>
        </w:r>
      </w:ins>
    </w:p>
    <w:moveToRangeEnd w:id="378"/>
    <w:p w:rsidR="005A2DE2" w:rsidRDefault="005A2DE2" w:rsidP="005A2DE2">
      <w:pPr>
        <w:ind w:left="720"/>
        <w:contextualSpacing/>
        <w:pPrChange w:id="381" w:author="Helen" w:date="2016-05-01T20:37:00Z">
          <w:pPr>
            <w:numPr>
              <w:numId w:val="2"/>
            </w:numPr>
            <w:ind w:left="720" w:hanging="360"/>
            <w:contextualSpacing/>
          </w:pPr>
        </w:pPrChange>
      </w:pPr>
    </w:p>
    <w:p w:rsidR="005A5792" w:rsidRDefault="005A5792"/>
    <w:p w:rsidR="005A5792" w:rsidRPr="00185BF5" w:rsidRDefault="00961E59" w:rsidP="00185BF5">
      <w:pPr>
        <w:pStyle w:val="Heading2"/>
        <w:ind w:left="0"/>
        <w:contextualSpacing w:val="0"/>
        <w:rPr>
          <w:smallCaps/>
        </w:rPr>
      </w:pPr>
      <w:bookmarkStart w:id="382" w:name="h.ve47v575oxte" w:colFirst="0" w:colLast="0"/>
      <w:bookmarkEnd w:id="382"/>
      <w:r w:rsidRPr="00185BF5">
        <w:rPr>
          <w:smallCaps/>
        </w:rPr>
        <w:t>Acknowledgements</w:t>
      </w:r>
    </w:p>
    <w:p w:rsidR="005A5792" w:rsidRDefault="00961E59">
      <w:r>
        <w:t xml:space="preserve">The authors wish to thank Julie Bass, Director of Research, AOTF, Professor Katy </w:t>
      </w:r>
      <w:proofErr w:type="spellStart"/>
      <w:r>
        <w:t>Börner</w:t>
      </w:r>
      <w:proofErr w:type="spellEnd"/>
      <w:r>
        <w:t>, IVMOOC teaching assistants, and the participants of Indiana University’s Information Visualization MOOC for providing us valuable feedback during the process of the project work.</w:t>
      </w:r>
    </w:p>
    <w:p w:rsidR="005A5792" w:rsidRPr="00185BF5" w:rsidRDefault="00961E59" w:rsidP="00185BF5">
      <w:pPr>
        <w:pStyle w:val="Heading2"/>
        <w:ind w:left="0"/>
        <w:contextualSpacing w:val="0"/>
        <w:rPr>
          <w:smallCaps/>
        </w:rPr>
      </w:pPr>
      <w:bookmarkStart w:id="383" w:name="h.82ihjkf3nn3r" w:colFirst="0" w:colLast="0"/>
      <w:bookmarkEnd w:id="383"/>
      <w:r w:rsidRPr="00185BF5">
        <w:rPr>
          <w:smallCaps/>
        </w:rPr>
        <w:t xml:space="preserve">References </w:t>
      </w:r>
    </w:p>
    <w:p w:rsidR="005A5792" w:rsidRDefault="00961E59" w:rsidP="005A2DE2">
      <w:pPr>
        <w:ind w:left="360" w:hanging="360"/>
      </w:pPr>
      <w:r>
        <w:t xml:space="preserve">[1] </w:t>
      </w:r>
      <w:r>
        <w:tab/>
        <w:t xml:space="preserve">Sci2 Team. </w:t>
      </w:r>
      <w:moveFromRangeStart w:id="384" w:author="Helen" w:date="2016-05-01T20:44:00Z" w:name="move449898782"/>
      <w:moveFrom w:id="385" w:author="Helen" w:date="2016-05-01T20:44:00Z">
        <w:r w:rsidDel="005A2DE2">
          <w:t xml:space="preserve">(2009). </w:t>
        </w:r>
      </w:moveFrom>
      <w:moveFromRangeEnd w:id="384"/>
      <w:proofErr w:type="gramStart"/>
      <w:r>
        <w:t>Science of Science (Sci2) Tool.</w:t>
      </w:r>
      <w:proofErr w:type="gramEnd"/>
      <w:r>
        <w:t xml:space="preserve"> </w:t>
      </w:r>
      <w:moveToRangeStart w:id="386" w:author="Helen" w:date="2016-05-01T20:44:00Z" w:name="move449898782"/>
      <w:proofErr w:type="gramStart"/>
      <w:moveTo w:id="387" w:author="Helen" w:date="2016-05-01T20:44:00Z">
        <w:r w:rsidR="005A2DE2">
          <w:t xml:space="preserve">(2009). </w:t>
        </w:r>
      </w:moveTo>
      <w:moveToRangeEnd w:id="386"/>
      <w:r>
        <w:t>Indiana University and SciTech Strategies,</w:t>
      </w:r>
      <w:hyperlink r:id="rId13">
        <w:r>
          <w:t xml:space="preserve"> </w:t>
        </w:r>
      </w:hyperlink>
      <w:hyperlink r:id="rId14">
        <w:r>
          <w:rPr>
            <w:color w:val="1155CC"/>
            <w:u w:val="single"/>
          </w:rPr>
          <w:t>https://sci2.cns.iu.edu</w:t>
        </w:r>
      </w:hyperlink>
      <w:r>
        <w:t>.</w:t>
      </w:r>
      <w:proofErr w:type="gramEnd"/>
    </w:p>
    <w:p w:rsidR="005A5792" w:rsidRDefault="00961E59" w:rsidP="005A2DE2">
      <w:pPr>
        <w:ind w:left="360" w:hanging="360"/>
      </w:pPr>
      <w:r>
        <w:t xml:space="preserve">[2] </w:t>
      </w:r>
      <w:r>
        <w:tab/>
        <w:t xml:space="preserve">Bastian M., </w:t>
      </w:r>
      <w:proofErr w:type="spellStart"/>
      <w:r>
        <w:t>Heymann</w:t>
      </w:r>
      <w:proofErr w:type="spellEnd"/>
      <w:r>
        <w:t xml:space="preserve"> S., </w:t>
      </w:r>
      <w:proofErr w:type="spellStart"/>
      <w:r>
        <w:t>Jacomy</w:t>
      </w:r>
      <w:proofErr w:type="spellEnd"/>
      <w:r>
        <w:t xml:space="preserve"> </w:t>
      </w:r>
      <w:proofErr w:type="spellStart"/>
      <w:r>
        <w:t>M</w:t>
      </w:r>
      <w:moveFromRangeStart w:id="388" w:author="Helen" w:date="2016-05-01T20:44:00Z" w:name="move449898792"/>
      <w:moveFrom w:id="389" w:author="Helen" w:date="2016-05-01T20:44:00Z">
        <w:r w:rsidDel="005A2DE2">
          <w:t xml:space="preserve">. (2009). </w:t>
        </w:r>
      </w:moveFrom>
      <w:moveFromRangeEnd w:id="388"/>
      <w:r>
        <w:t>Gephi</w:t>
      </w:r>
      <w:proofErr w:type="spellEnd"/>
      <w:r>
        <w:t xml:space="preserve">: </w:t>
      </w:r>
      <w:proofErr w:type="gramStart"/>
      <w:r>
        <w:t>an open</w:t>
      </w:r>
      <w:proofErr w:type="gramEnd"/>
      <w:r>
        <w:t xml:space="preserve"> source software for exploring and manipulating networks. </w:t>
      </w:r>
      <w:moveToRangeStart w:id="390" w:author="Helen" w:date="2016-05-01T20:44:00Z" w:name="move449898792"/>
      <w:moveTo w:id="391" w:author="Helen" w:date="2016-05-01T20:44:00Z">
        <w:r w:rsidR="005A2DE2">
          <w:t xml:space="preserve">. </w:t>
        </w:r>
        <w:proofErr w:type="gramStart"/>
        <w:r w:rsidR="005A2DE2">
          <w:t xml:space="preserve">(2009). </w:t>
        </w:r>
      </w:moveTo>
      <w:moveToRangeEnd w:id="390"/>
      <w:r>
        <w:t>International AAAI Conference on Weblogs and Social Media.</w:t>
      </w:r>
      <w:proofErr w:type="gramEnd"/>
    </w:p>
    <w:p w:rsidR="005A5792" w:rsidRDefault="00961E59">
      <w:pPr>
        <w:ind w:left="360" w:hanging="360"/>
      </w:pPr>
      <w:r>
        <w:t xml:space="preserve">[3] </w:t>
      </w:r>
      <w:r>
        <w:tab/>
      </w:r>
      <w:proofErr w:type="spellStart"/>
      <w:r>
        <w:t>Inkscape</w:t>
      </w:r>
      <w:proofErr w:type="spellEnd"/>
      <w:r>
        <w:t xml:space="preserve"> is a professional vector graphics editor for Windows, Mac OS X and Linux. It's free and open source.</w:t>
      </w:r>
      <w:hyperlink r:id="rId15">
        <w:r>
          <w:t xml:space="preserve"> </w:t>
        </w:r>
      </w:hyperlink>
      <w:hyperlink r:id="rId16">
        <w:r>
          <w:rPr>
            <w:color w:val="1155CC"/>
            <w:u w:val="single"/>
          </w:rPr>
          <w:t>https://inkscape.org/en/learn/tutorials/</w:t>
        </w:r>
      </w:hyperlink>
      <w:r>
        <w:t xml:space="preserve"> [accessed 3/3/2016]</w:t>
      </w:r>
    </w:p>
    <w:p w:rsidR="005A5792" w:rsidRDefault="00961E59" w:rsidP="00085FFC">
      <w:pPr>
        <w:ind w:left="360" w:hanging="360"/>
      </w:pPr>
      <w:r>
        <w:t xml:space="preserve">[4] </w:t>
      </w:r>
      <w:r>
        <w:tab/>
        <w:t>Visualization of a Research Database in Occupational Therapy Foundation and American Occupational Therapy Association; 2016;</w:t>
      </w:r>
      <w:hyperlink r:id="rId17">
        <w:r>
          <w:t xml:space="preserve"> </w:t>
        </w:r>
      </w:hyperlink>
      <w:ins w:id="392" w:author="Helen" w:date="2016-05-01T18:45:00Z">
        <w:r w:rsidR="00085FFC">
          <w:t xml:space="preserve"> </w:t>
        </w:r>
      </w:ins>
      <w:ins w:id="393" w:author="Helen" w:date="2016-05-01T18:46:00Z">
        <w:r w:rsidR="00085FFC">
          <w:rPr>
            <w:color w:val="1155CC"/>
            <w:u w:val="single"/>
          </w:rPr>
          <w:fldChar w:fldCharType="begin"/>
        </w:r>
        <w:r w:rsidR="00085FFC">
          <w:rPr>
            <w:color w:val="1155CC"/>
            <w:u w:val="single"/>
          </w:rPr>
          <w:instrText xml:space="preserve"> HYPERLINK "</w:instrText>
        </w:r>
      </w:ins>
      <w:r w:rsidR="00085FFC" w:rsidRPr="00085FFC">
        <w:rPr>
          <w:color w:val="1155CC"/>
          <w:u w:val="single"/>
          <w:rPrChange w:id="394" w:author="Helen" w:date="2016-05-01T18:46:00Z">
            <w:rPr>
              <w:rStyle w:val="Hyperlink"/>
            </w:rPr>
          </w:rPrChange>
        </w:rPr>
        <w:instrText>https://github.iu.edu/yyezeret/Viz_OTResearch/wiki</w:instrText>
      </w:r>
      <w:ins w:id="395" w:author="Helen" w:date="2016-05-01T18:45:00Z">
        <w:r w:rsidR="00085FFC" w:rsidRPr="00085FFC">
          <w:rPr>
            <w:color w:val="1155CC"/>
            <w:u w:val="single"/>
            <w:rPrChange w:id="396" w:author="Helen" w:date="2016-05-01T18:46:00Z">
              <w:rPr>
                <w:rStyle w:val="Hyperlink"/>
              </w:rPr>
            </w:rPrChange>
          </w:rPr>
          <w:instrText xml:space="preserve">. </w:instrText>
        </w:r>
      </w:ins>
      <w:ins w:id="397" w:author="Helen" w:date="2016-05-01T18:46:00Z">
        <w:r w:rsidR="00085FFC" w:rsidRPr="00085FFC">
          <w:rPr>
            <w:color w:val="1155CC"/>
            <w:u w:val="single"/>
            <w:rPrChange w:id="398" w:author="Helen" w:date="2016-05-01T18:46:00Z">
              <w:rPr>
                <w:rStyle w:val="Hyperlink"/>
              </w:rPr>
            </w:rPrChange>
          </w:rPr>
          <w:instrText>(</w:instrText>
        </w:r>
      </w:ins>
      <w:ins w:id="399" w:author="Helen" w:date="2016-05-01T18:45:00Z">
        <w:r w:rsidR="00085FFC" w:rsidRPr="00085FFC">
          <w:rPr>
            <w:color w:val="1155CC"/>
            <w:u w:val="single"/>
            <w:rPrChange w:id="400" w:author="Helen" w:date="2016-05-01T18:46:00Z">
              <w:rPr>
                <w:rStyle w:val="Hyperlink"/>
              </w:rPr>
            </w:rPrChange>
          </w:rPr>
          <w:instrText>Github.iu</w:instrText>
        </w:r>
      </w:ins>
      <w:ins w:id="401" w:author="Helen" w:date="2016-05-01T18:46:00Z">
        <w:r w:rsidR="00085FFC">
          <w:rPr>
            <w:color w:val="1155CC"/>
            <w:u w:val="single"/>
          </w:rPr>
          <w:instrText xml:space="preserve">" </w:instrText>
        </w:r>
        <w:r w:rsidR="00085FFC">
          <w:rPr>
            <w:color w:val="1155CC"/>
            <w:u w:val="single"/>
          </w:rPr>
          <w:fldChar w:fldCharType="separate"/>
        </w:r>
      </w:ins>
      <w:r w:rsidR="00085FFC" w:rsidRPr="000A0471">
        <w:rPr>
          <w:rStyle w:val="Hyperlink"/>
        </w:rPr>
        <w:t>https://github.iu.edu/yyezeret/Viz_OTResearch/wiki</w:t>
      </w:r>
      <w:ins w:id="402" w:author="Helen" w:date="2016-05-01T18:45:00Z">
        <w:r w:rsidR="00085FFC" w:rsidRPr="000A0471">
          <w:rPr>
            <w:rStyle w:val="Hyperlink"/>
          </w:rPr>
          <w:t xml:space="preserve">. </w:t>
        </w:r>
      </w:ins>
      <w:ins w:id="403" w:author="Helen" w:date="2016-05-01T18:46:00Z">
        <w:r w:rsidR="00085FFC" w:rsidRPr="000A0471">
          <w:rPr>
            <w:rStyle w:val="Hyperlink"/>
          </w:rPr>
          <w:t>(</w:t>
        </w:r>
      </w:ins>
      <w:ins w:id="404" w:author="Helen" w:date="2016-05-01T18:45:00Z">
        <w:r w:rsidR="00085FFC" w:rsidRPr="000A0471">
          <w:rPr>
            <w:rStyle w:val="Hyperlink"/>
          </w:rPr>
          <w:t>Github.iu</w:t>
        </w:r>
      </w:ins>
      <w:ins w:id="405" w:author="Helen" w:date="2016-05-01T18:46:00Z">
        <w:r w:rsidR="00085FFC">
          <w:rPr>
            <w:color w:val="1155CC"/>
            <w:u w:val="single"/>
          </w:rPr>
          <w:fldChar w:fldCharType="end"/>
        </w:r>
        <w:r w:rsidR="00085FFC">
          <w:rPr>
            <w:color w:val="1155CC"/>
            <w:u w:val="single"/>
          </w:rPr>
          <w:t>.edu</w:t>
        </w:r>
      </w:ins>
      <w:ins w:id="406" w:author="Helen" w:date="2016-05-01T18:45:00Z">
        <w:r w:rsidR="00085FFC">
          <w:t xml:space="preserve"> </w:t>
        </w:r>
      </w:ins>
      <w:ins w:id="407" w:author="Helen" w:date="2016-05-01T18:46:00Z">
        <w:r w:rsidR="00085FFC">
          <w:t>account is required).</w:t>
        </w:r>
      </w:ins>
    </w:p>
    <w:p w:rsidR="005A5792" w:rsidRDefault="00961E59" w:rsidP="005A2DE2">
      <w:pPr>
        <w:ind w:left="360" w:hanging="360"/>
      </w:pPr>
      <w:r>
        <w:t xml:space="preserve">[5] </w:t>
      </w:r>
      <w:r>
        <w:tab/>
      </w:r>
      <w:proofErr w:type="spellStart"/>
      <w:r>
        <w:t>Fruchterman</w:t>
      </w:r>
      <w:proofErr w:type="spellEnd"/>
      <w:r>
        <w:t xml:space="preserve">, T. M. J., &amp; </w:t>
      </w:r>
      <w:proofErr w:type="spellStart"/>
      <w:r>
        <w:t>Reingold</w:t>
      </w:r>
      <w:proofErr w:type="spellEnd"/>
      <w:r>
        <w:t xml:space="preserve">, E. M. </w:t>
      </w:r>
      <w:moveFromRangeStart w:id="408" w:author="Helen" w:date="2016-05-01T20:43:00Z" w:name="move449898759"/>
      <w:moveFrom w:id="409" w:author="Helen" w:date="2016-05-01T20:43:00Z">
        <w:r w:rsidDel="005A2DE2">
          <w:t xml:space="preserve">(1991). </w:t>
        </w:r>
      </w:moveFrom>
      <w:moveFromRangeEnd w:id="408"/>
      <w:r>
        <w:t xml:space="preserve">Graph Drawing by Force-Directed Placement. </w:t>
      </w:r>
      <w:moveToRangeStart w:id="410" w:author="Helen" w:date="2016-05-01T20:43:00Z" w:name="move449898759"/>
      <w:moveTo w:id="411" w:author="Helen" w:date="2016-05-01T20:43:00Z">
        <w:r w:rsidR="005A2DE2">
          <w:t xml:space="preserve">(1991). </w:t>
        </w:r>
      </w:moveTo>
      <w:moveToRangeEnd w:id="410"/>
      <w:r>
        <w:t>Software: Practice and Experience, 21(11).</w:t>
      </w:r>
    </w:p>
    <w:p w:rsidR="005A5792" w:rsidRDefault="00961E59">
      <w:pPr>
        <w:ind w:left="360" w:hanging="360"/>
      </w:pPr>
      <w:r>
        <w:t xml:space="preserve">[6] </w:t>
      </w:r>
      <w:r>
        <w:tab/>
        <w:t xml:space="preserve">GUESS Visualization Tool is maintained by </w:t>
      </w:r>
      <w:proofErr w:type="spellStart"/>
      <w:r>
        <w:t>Eytan</w:t>
      </w:r>
      <w:proofErr w:type="spellEnd"/>
      <w:r>
        <w:t xml:space="preserve"> Adar.  </w:t>
      </w:r>
      <w:hyperlink r:id="rId18">
        <w:r>
          <w:rPr>
            <w:color w:val="1155CC"/>
            <w:u w:val="single"/>
          </w:rPr>
          <w:t>http://graphexploration.cond.org/</w:t>
        </w:r>
      </w:hyperlink>
      <w:r>
        <w:t xml:space="preserve">  </w:t>
      </w:r>
    </w:p>
    <w:p w:rsidR="005A5792" w:rsidRDefault="00961E59">
      <w:pPr>
        <w:ind w:left="360" w:hanging="360"/>
      </w:pPr>
      <w:r>
        <w:t xml:space="preserve">[7] </w:t>
      </w:r>
      <w:r>
        <w:tab/>
      </w:r>
      <w:proofErr w:type="spellStart"/>
      <w:r>
        <w:t>OpenRefine</w:t>
      </w:r>
      <w:proofErr w:type="spellEnd"/>
      <w:r>
        <w:t xml:space="preserve"> is data cleansing tool maintained by the team </w:t>
      </w:r>
      <w:proofErr w:type="gramStart"/>
      <w:r>
        <w:t xml:space="preserve">at  </w:t>
      </w:r>
      <w:proofErr w:type="gramEnd"/>
      <w:r w:rsidR="00A66B3A">
        <w:fldChar w:fldCharType="begin"/>
      </w:r>
      <w:r w:rsidR="00A66B3A">
        <w:instrText>HYPERLINK "http://openrefine.org/community.html" \h</w:instrText>
      </w:r>
      <w:r w:rsidR="00A66B3A">
        <w:fldChar w:fldCharType="separate"/>
      </w:r>
      <w:r>
        <w:rPr>
          <w:color w:val="1155CC"/>
          <w:u w:val="single"/>
        </w:rPr>
        <w:t>http://openrefine.org/community.html</w:t>
      </w:r>
      <w:r w:rsidR="00A66B3A">
        <w:fldChar w:fldCharType="end"/>
      </w:r>
    </w:p>
    <w:p w:rsidR="00C76447" w:rsidRDefault="00961E59" w:rsidP="00C76447">
      <w:r>
        <w:t>[8]</w:t>
      </w:r>
      <w:r>
        <w:rPr>
          <w:color w:val="FF0000"/>
        </w:rPr>
        <w:t xml:space="preserve"> </w:t>
      </w:r>
      <w:r>
        <w:rPr>
          <w:color w:val="FF0000"/>
        </w:rPr>
        <w:tab/>
      </w:r>
      <w:del w:id="412" w:author="Helen" w:date="2016-05-01T20:00:00Z">
        <w:r w:rsidDel="00C76447">
          <w:rPr>
            <w:color w:val="FF0000"/>
          </w:rPr>
          <w:delText>Burst Analysis Reference</w:delText>
        </w:r>
      </w:del>
      <w:ins w:id="413" w:author="Helen" w:date="2016-05-01T20:00:00Z">
        <w:r w:rsidR="00C76447">
          <w:rPr>
            <w:color w:val="FF0000"/>
          </w:rPr>
          <w:t xml:space="preserve">Tableau </w:t>
        </w:r>
      </w:ins>
      <w:ins w:id="414" w:author="Helen" w:date="2016-05-01T20:02:00Z">
        <w:r w:rsidR="00C76447">
          <w:t xml:space="preserve">Study Explorer </w:t>
        </w:r>
      </w:ins>
      <w:moveToRangeStart w:id="415" w:author="Helen" w:date="2016-05-01T20:01:00Z" w:name="move449896190"/>
      <w:moveTo w:id="416" w:author="Helen" w:date="2016-05-01T20:01:00Z">
        <w:r w:rsidR="00C76447">
          <w:fldChar w:fldCharType="begin"/>
        </w:r>
        <w:r w:rsidR="00C76447">
          <w:instrText>HYPERLINK "https://public.tableau.com/views/AOTAResearchDatabase/StudyExplorer?:embed=y&amp;:display_count=yes&amp;:showTabs=y" \h</w:instrText>
        </w:r>
        <w:r w:rsidR="00C76447">
          <w:fldChar w:fldCharType="separate"/>
        </w:r>
        <w:r w:rsidR="00C76447">
          <w:rPr>
            <w:color w:val="1155CC"/>
            <w:u w:val="single"/>
          </w:rPr>
          <w:t>https://public.tableau.com/views/AOTAResearchDatabase/StudyExplorer?:embed=y&amp;:display_count=yes&amp;:showTabs=y</w:t>
        </w:r>
        <w:r w:rsidR="00C76447">
          <w:fldChar w:fldCharType="end"/>
        </w:r>
      </w:moveTo>
    </w:p>
    <w:moveToRangeEnd w:id="415"/>
    <w:p w:rsidR="005A5792" w:rsidRDefault="005A2DE2" w:rsidP="005A2DE2">
      <w:pPr>
        <w:ind w:left="360" w:hanging="360"/>
      </w:pPr>
      <w:ins w:id="417" w:author="Helen" w:date="2016-05-01T20:41:00Z">
        <w:r>
          <w:t>[9]</w:t>
        </w:r>
      </w:ins>
      <w:ins w:id="418" w:author="Helen" w:date="2016-05-01T20:42:00Z">
        <w:r>
          <w:t xml:space="preserve"> </w:t>
        </w:r>
      </w:ins>
      <w:proofErr w:type="spellStart"/>
      <w:ins w:id="419" w:author="Helen" w:date="2016-05-01T20:41:00Z">
        <w:r>
          <w:t>Kamada</w:t>
        </w:r>
      </w:ins>
      <w:proofErr w:type="gramStart"/>
      <w:ins w:id="420" w:author="Helen" w:date="2016-05-01T20:42:00Z">
        <w:r>
          <w:t>,T</w:t>
        </w:r>
        <w:proofErr w:type="spellEnd"/>
        <w:proofErr w:type="gramEnd"/>
        <w:r>
          <w:t>.,</w:t>
        </w:r>
      </w:ins>
      <w:ins w:id="421" w:author="Helen" w:date="2016-05-01T20:41:00Z">
        <w:r>
          <w:t xml:space="preserve"> and Kawai</w:t>
        </w:r>
      </w:ins>
      <w:ins w:id="422" w:author="Helen" w:date="2016-05-01T20:42:00Z">
        <w:r>
          <w:t>,</w:t>
        </w:r>
        <w:r w:rsidRPr="005A2DE2">
          <w:t xml:space="preserve"> </w:t>
        </w:r>
        <w:r>
          <w:t>S.</w:t>
        </w:r>
      </w:ins>
      <w:ins w:id="423" w:author="Helen" w:date="2016-05-01T20:41:00Z">
        <w:r>
          <w:t xml:space="preserve">. </w:t>
        </w:r>
        <w:proofErr w:type="gramStart"/>
        <w:r>
          <w:t>An algorithm for drawing general undirected</w:t>
        </w:r>
      </w:ins>
      <w:ins w:id="424" w:author="Helen" w:date="2016-05-01T20:42:00Z">
        <w:r>
          <w:t xml:space="preserve"> </w:t>
        </w:r>
      </w:ins>
      <w:ins w:id="425" w:author="Helen" w:date="2016-05-01T20:41:00Z">
        <w:r>
          <w:t>graphs.</w:t>
        </w:r>
        <w:proofErr w:type="gramEnd"/>
        <w:r>
          <w:t xml:space="preserve"> Inform. </w:t>
        </w:r>
        <w:proofErr w:type="gramStart"/>
        <w:r>
          <w:t>Process.</w:t>
        </w:r>
        <w:proofErr w:type="gramEnd"/>
        <w:r>
          <w:t xml:space="preserve"> </w:t>
        </w:r>
      </w:ins>
      <w:ins w:id="426" w:author="Helen" w:date="2016-05-01T20:43:00Z">
        <w:r>
          <w:t xml:space="preserve">(1989). </w:t>
        </w:r>
      </w:ins>
      <w:proofErr w:type="spellStart"/>
      <w:proofErr w:type="gramStart"/>
      <w:ins w:id="427" w:author="Helen" w:date="2016-05-01T20:41:00Z">
        <w:r>
          <w:t>Lett</w:t>
        </w:r>
        <w:proofErr w:type="spellEnd"/>
        <w:r>
          <w:t>.,</w:t>
        </w:r>
        <w:proofErr w:type="gramEnd"/>
        <w:r>
          <w:t xml:space="preserve"> 31:7–15.</w:t>
        </w:r>
      </w:ins>
    </w:p>
    <w:p w:rsidR="005A5792" w:rsidRDefault="005A5792"/>
    <w:sectPr w:rsidR="005A5792" w:rsidSect="00185BF5">
      <w:type w:val="continuous"/>
      <w:pgSz w:w="12240" w:h="15840"/>
      <w:pgMar w:top="1080" w:right="907" w:bottom="907" w:left="1080" w:header="720" w:footer="720" w:gutter="0"/>
      <w:pgNumType w:start="1"/>
      <w:cols w:num="2" w:space="353"/>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Helvetica Neue">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1B5B60"/>
    <w:multiLevelType w:val="multilevel"/>
    <w:tmpl w:val="75FE182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5D01B48"/>
    <w:multiLevelType w:val="multilevel"/>
    <w:tmpl w:val="C2747D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9B05DF1"/>
    <w:multiLevelType w:val="multilevel"/>
    <w:tmpl w:val="5024C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displayBackgroundShape/>
  <w:proofState w:spelling="clean" w:grammar="clean"/>
  <w:trackRevisions/>
  <w:defaultTabStop w:val="720"/>
  <w:characterSpacingControl w:val="doNotCompress"/>
  <w:compat/>
  <w:rsids>
    <w:rsidRoot w:val="005A5792"/>
    <w:rsid w:val="00085E1B"/>
    <w:rsid w:val="00085FFC"/>
    <w:rsid w:val="00185BF5"/>
    <w:rsid w:val="003B2502"/>
    <w:rsid w:val="0048559A"/>
    <w:rsid w:val="004927A2"/>
    <w:rsid w:val="005A2DE2"/>
    <w:rsid w:val="005A5792"/>
    <w:rsid w:val="005B273D"/>
    <w:rsid w:val="00716AB8"/>
    <w:rsid w:val="00961E59"/>
    <w:rsid w:val="00A3237C"/>
    <w:rsid w:val="00A41C74"/>
    <w:rsid w:val="00A66B3A"/>
    <w:rsid w:val="00C53F92"/>
    <w:rsid w:val="00C76447"/>
    <w:rsid w:val="00C91589"/>
    <w:rsid w:val="00CD4D4B"/>
    <w:rsid w:val="00CE7D76"/>
    <w:rsid w:val="00EB1E9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18"/>
        <w:szCs w:val="18"/>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6B3A"/>
  </w:style>
  <w:style w:type="paragraph" w:styleId="Heading1">
    <w:name w:val="heading 1"/>
    <w:basedOn w:val="Normal"/>
    <w:next w:val="Normal"/>
    <w:rsid w:val="00A66B3A"/>
    <w:pPr>
      <w:keepNext/>
      <w:keepLines/>
      <w:spacing w:before="400" w:after="120"/>
      <w:contextualSpacing/>
      <w:outlineLvl w:val="0"/>
    </w:pPr>
    <w:rPr>
      <w:rFonts w:ascii="Helvetica Neue" w:eastAsia="Helvetica Neue" w:hAnsi="Helvetica Neue" w:cs="Helvetica Neue"/>
      <w:b/>
    </w:rPr>
  </w:style>
  <w:style w:type="paragraph" w:styleId="Heading2">
    <w:name w:val="heading 2"/>
    <w:basedOn w:val="Normal"/>
    <w:next w:val="Normal"/>
    <w:rsid w:val="00A66B3A"/>
    <w:pPr>
      <w:keepNext/>
      <w:keepLines/>
      <w:spacing w:before="240" w:after="120"/>
      <w:ind w:left="360" w:right="442"/>
      <w:contextualSpacing/>
      <w:jc w:val="both"/>
      <w:outlineLvl w:val="1"/>
    </w:pPr>
    <w:rPr>
      <w:rFonts w:ascii="Helvetica Neue" w:eastAsia="Helvetica Neue" w:hAnsi="Helvetica Neue" w:cs="Helvetica Neue"/>
      <w:b/>
    </w:rPr>
  </w:style>
  <w:style w:type="paragraph" w:styleId="Heading3">
    <w:name w:val="heading 3"/>
    <w:basedOn w:val="Normal"/>
    <w:next w:val="Normal"/>
    <w:rsid w:val="00A66B3A"/>
    <w:pPr>
      <w:keepNext/>
      <w:keepLines/>
      <w:spacing w:before="320" w:after="80"/>
      <w:contextualSpacing/>
      <w:outlineLvl w:val="2"/>
    </w:pPr>
    <w:rPr>
      <w:color w:val="434343"/>
      <w:sz w:val="28"/>
      <w:szCs w:val="28"/>
    </w:rPr>
  </w:style>
  <w:style w:type="paragraph" w:styleId="Heading4">
    <w:name w:val="heading 4"/>
    <w:basedOn w:val="Normal"/>
    <w:next w:val="Normal"/>
    <w:rsid w:val="00A66B3A"/>
    <w:pPr>
      <w:keepNext/>
      <w:keepLines/>
      <w:spacing w:before="280" w:after="80"/>
      <w:contextualSpacing/>
      <w:outlineLvl w:val="3"/>
    </w:pPr>
    <w:rPr>
      <w:color w:val="666666"/>
      <w:sz w:val="24"/>
      <w:szCs w:val="24"/>
    </w:rPr>
  </w:style>
  <w:style w:type="paragraph" w:styleId="Heading5">
    <w:name w:val="heading 5"/>
    <w:basedOn w:val="Normal"/>
    <w:next w:val="Normal"/>
    <w:rsid w:val="00A66B3A"/>
    <w:pPr>
      <w:keepNext/>
      <w:keepLines/>
      <w:spacing w:before="240" w:after="80"/>
      <w:contextualSpacing/>
      <w:outlineLvl w:val="4"/>
    </w:pPr>
    <w:rPr>
      <w:color w:val="666666"/>
      <w:sz w:val="22"/>
      <w:szCs w:val="22"/>
    </w:rPr>
  </w:style>
  <w:style w:type="paragraph" w:styleId="Heading6">
    <w:name w:val="heading 6"/>
    <w:basedOn w:val="Normal"/>
    <w:next w:val="Normal"/>
    <w:rsid w:val="00A66B3A"/>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66B3A"/>
    <w:pPr>
      <w:keepNext/>
      <w:keepLines/>
      <w:spacing w:after="60"/>
      <w:contextualSpacing/>
    </w:pPr>
    <w:rPr>
      <w:sz w:val="52"/>
      <w:szCs w:val="52"/>
    </w:rPr>
  </w:style>
  <w:style w:type="paragraph" w:styleId="Subtitle">
    <w:name w:val="Subtitle"/>
    <w:basedOn w:val="Normal"/>
    <w:next w:val="Normal"/>
    <w:rsid w:val="00A66B3A"/>
    <w:pPr>
      <w:keepNext/>
      <w:keepLines/>
      <w:spacing w:after="320"/>
      <w:contextualSpacing/>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A66B3A"/>
    <w:pPr>
      <w:spacing w:line="240" w:lineRule="auto"/>
    </w:pPr>
    <w:rPr>
      <w:sz w:val="20"/>
      <w:szCs w:val="20"/>
    </w:rPr>
  </w:style>
  <w:style w:type="character" w:customStyle="1" w:styleId="CommentTextChar">
    <w:name w:val="Comment Text Char"/>
    <w:basedOn w:val="DefaultParagraphFont"/>
    <w:link w:val="CommentText"/>
    <w:uiPriority w:val="99"/>
    <w:semiHidden/>
    <w:rsid w:val="00A66B3A"/>
    <w:rPr>
      <w:sz w:val="20"/>
      <w:szCs w:val="20"/>
    </w:rPr>
  </w:style>
  <w:style w:type="character" w:styleId="CommentReference">
    <w:name w:val="annotation reference"/>
    <w:basedOn w:val="DefaultParagraphFont"/>
    <w:uiPriority w:val="99"/>
    <w:semiHidden/>
    <w:unhideWhenUsed/>
    <w:rsid w:val="00A66B3A"/>
    <w:rPr>
      <w:sz w:val="16"/>
      <w:szCs w:val="16"/>
    </w:rPr>
  </w:style>
  <w:style w:type="paragraph" w:styleId="BalloonText">
    <w:name w:val="Balloon Text"/>
    <w:basedOn w:val="Normal"/>
    <w:link w:val="BalloonTextChar"/>
    <w:uiPriority w:val="99"/>
    <w:semiHidden/>
    <w:unhideWhenUsed/>
    <w:rsid w:val="00185B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BF5"/>
    <w:rPr>
      <w:rFonts w:ascii="Tahoma" w:hAnsi="Tahoma" w:cs="Tahoma"/>
      <w:sz w:val="16"/>
      <w:szCs w:val="16"/>
    </w:rPr>
  </w:style>
  <w:style w:type="character" w:styleId="Hyperlink">
    <w:name w:val="Hyperlink"/>
    <w:basedOn w:val="DefaultParagraphFont"/>
    <w:uiPriority w:val="99"/>
    <w:unhideWhenUsed/>
    <w:rsid w:val="00085FFC"/>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A41C74"/>
    <w:rPr>
      <w:b/>
      <w:bCs/>
    </w:rPr>
  </w:style>
  <w:style w:type="character" w:customStyle="1" w:styleId="CommentSubjectChar">
    <w:name w:val="Comment Subject Char"/>
    <w:basedOn w:val="CommentTextChar"/>
    <w:link w:val="CommentSubject"/>
    <w:uiPriority w:val="99"/>
    <w:semiHidden/>
    <w:rsid w:val="00A41C7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18"/>
        <w:szCs w:val="18"/>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rFonts w:ascii="Helvetica Neue" w:eastAsia="Helvetica Neue" w:hAnsi="Helvetica Neue" w:cs="Helvetica Neue"/>
      <w:b/>
    </w:rPr>
  </w:style>
  <w:style w:type="paragraph" w:styleId="Heading2">
    <w:name w:val="heading 2"/>
    <w:basedOn w:val="Normal"/>
    <w:next w:val="Normal"/>
    <w:pPr>
      <w:keepNext/>
      <w:keepLines/>
      <w:spacing w:before="240" w:after="120"/>
      <w:ind w:left="360" w:right="442"/>
      <w:contextualSpacing/>
      <w:jc w:val="both"/>
      <w:outlineLvl w:val="1"/>
    </w:pPr>
    <w:rPr>
      <w:rFonts w:ascii="Helvetica Neue" w:eastAsia="Helvetica Neue" w:hAnsi="Helvetica Neue" w:cs="Helvetica Neue"/>
      <w:b/>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85B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B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i2.cns.iu.edu/" TargetMode="External"/><Relationship Id="rId18" Type="http://schemas.openxmlformats.org/officeDocument/2006/relationships/hyperlink" Target="http://graphexploration.cond.org/" TargetMode="Externa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github.iu.edu/yyezeret/Viz_OTResearch/wiki" TargetMode="External"/><Relationship Id="rId2" Type="http://schemas.openxmlformats.org/officeDocument/2006/relationships/styles" Target="styles.xml"/><Relationship Id="rId16" Type="http://schemas.openxmlformats.org/officeDocument/2006/relationships/hyperlink" Target="https://inkscape.org/en/learn/tutorial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inkscape.org/en/learn/tutorial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2.cns.i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3461</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Procter &amp; Gamble</Company>
  <LinksUpToDate>false</LinksUpToDate>
  <CharactersWithSpaces>23149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Annable, Peter</dc:creator>
  <cp:lastModifiedBy>Helen</cp:lastModifiedBy>
  <cp:revision>6</cp:revision>
  <dcterms:created xsi:type="dcterms:W3CDTF">2016-05-01T14:53:00Z</dcterms:created>
  <dcterms:modified xsi:type="dcterms:W3CDTF">2016-05-02T00:47:00Z</dcterms:modified>
</cp:coreProperties>
</file>